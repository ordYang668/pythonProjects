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EDD1B" w14:textId="77777777" w:rsidR="00D34079" w:rsidRDefault="00D34079">
      <w:pPr>
        <w:jc w:val="center"/>
        <w:rPr>
          <w:rFonts w:ascii="黑体" w:eastAsia="黑体"/>
          <w:sz w:val="40"/>
          <w:szCs w:val="40"/>
          <w:shd w:val="clear" w:color="auto" w:fill="FFFFFF"/>
        </w:rPr>
      </w:pPr>
      <w:bookmarkStart w:id="0" w:name="_Hlk186469430"/>
      <w:r w:rsidRPr="00D34079">
        <w:rPr>
          <w:rFonts w:ascii="黑体" w:eastAsia="黑体" w:hint="eastAsia"/>
          <w:sz w:val="40"/>
          <w:szCs w:val="40"/>
          <w:shd w:val="clear" w:color="auto" w:fill="FFFFFF"/>
        </w:rPr>
        <w:t>聚类白名单规则集的电力物联网异常访问控制模型</w:t>
      </w:r>
    </w:p>
    <w:bookmarkEnd w:id="0"/>
    <w:p w14:paraId="64DCB33E" w14:textId="418B88E0" w:rsidR="003E2EF6" w:rsidRDefault="008670D1">
      <w:pPr>
        <w:jc w:val="center"/>
        <w:rPr>
          <w:rFonts w:ascii="楷体" w:eastAsia="楷体" w:hAnsi="楷体"/>
          <w:color w:val="FF0000"/>
        </w:rPr>
      </w:pPr>
      <w:r>
        <w:rPr>
          <w:rFonts w:ascii="楷体" w:eastAsia="楷体" w:hAnsi="楷体" w:hint="eastAsia"/>
          <w:sz w:val="28"/>
          <w:szCs w:val="28"/>
        </w:rPr>
        <w:t>张建栋</w:t>
      </w:r>
      <w:r w:rsidR="003E2EF6">
        <w:rPr>
          <w:rFonts w:ascii="楷体" w:eastAsia="楷体" w:hAnsi="楷体" w:hint="eastAsia"/>
          <w:sz w:val="28"/>
          <w:szCs w:val="28"/>
          <w:vertAlign w:val="superscript"/>
        </w:rPr>
        <w:t>1,2</w:t>
      </w:r>
      <w:r w:rsidR="003E2EF6">
        <w:rPr>
          <w:rFonts w:ascii="楷体" w:eastAsia="楷体" w:hAnsi="楷体" w:hint="eastAsia"/>
          <w:sz w:val="28"/>
          <w:szCs w:val="28"/>
        </w:rPr>
        <w:t>，</w:t>
      </w:r>
      <w:r>
        <w:rPr>
          <w:rFonts w:ascii="楷体" w:eastAsia="楷体" w:hAnsi="楷体" w:hint="eastAsia"/>
          <w:sz w:val="28"/>
          <w:szCs w:val="28"/>
        </w:rPr>
        <w:t>冯景瑜</w:t>
      </w:r>
      <w:r w:rsidR="003E2EF6">
        <w:rPr>
          <w:rFonts w:ascii="楷体" w:eastAsia="楷体" w:hAnsi="楷体" w:hint="eastAsia"/>
          <w:sz w:val="28"/>
          <w:szCs w:val="28"/>
          <w:vertAlign w:val="superscript"/>
        </w:rPr>
        <w:t>1,2</w:t>
      </w:r>
      <w:r w:rsidR="003E2EF6">
        <w:rPr>
          <w:rFonts w:ascii="楷体" w:eastAsia="楷体" w:hAnsi="楷体" w:hint="eastAsia"/>
          <w:sz w:val="28"/>
          <w:szCs w:val="28"/>
        </w:rPr>
        <w:t>，</w:t>
      </w:r>
      <w:r w:rsidR="003E2EF6">
        <w:rPr>
          <w:rFonts w:ascii="楷体" w:eastAsia="楷体" w:hAnsi="楷体" w:hint="eastAsia"/>
          <w:sz w:val="28"/>
          <w:szCs w:val="28"/>
          <w:vertAlign w:val="superscript"/>
        </w:rPr>
        <w:t>2,3</w:t>
      </w:r>
      <w:r w:rsidR="003E2EF6">
        <w:rPr>
          <w:rFonts w:ascii="楷体" w:eastAsia="楷体" w:hAnsi="楷体" w:hint="eastAsia"/>
          <w:sz w:val="28"/>
          <w:szCs w:val="28"/>
        </w:rPr>
        <w:t>，</w:t>
      </w:r>
      <w:r w:rsidR="0071781B">
        <w:rPr>
          <w:rFonts w:ascii="楷体" w:eastAsia="楷体" w:hAnsi="楷体" w:hint="eastAsia"/>
          <w:sz w:val="28"/>
          <w:szCs w:val="28"/>
          <w:vertAlign w:val="superscript"/>
        </w:rPr>
        <w:t xml:space="preserve"> </w:t>
      </w:r>
      <w:r w:rsidR="003E2EF6">
        <w:rPr>
          <w:rFonts w:ascii="楷体" w:eastAsia="楷体" w:hAnsi="楷体" w:hint="eastAsia"/>
          <w:sz w:val="28"/>
          <w:szCs w:val="28"/>
          <w:vertAlign w:val="superscript"/>
        </w:rPr>
        <w:t>1,2</w:t>
      </w:r>
      <w:r w:rsidR="003E2EF6">
        <w:rPr>
          <w:rFonts w:ascii="楷体" w:eastAsia="楷体" w:hAnsi="楷体" w:hint="eastAsia"/>
          <w:sz w:val="28"/>
          <w:szCs w:val="28"/>
        </w:rPr>
        <w:t>，</w:t>
      </w:r>
      <w:r w:rsidR="0071781B">
        <w:rPr>
          <w:rFonts w:ascii="楷体" w:eastAsia="楷体" w:hAnsi="楷体" w:hint="eastAsia"/>
          <w:sz w:val="28"/>
          <w:szCs w:val="28"/>
          <w:vertAlign w:val="superscript"/>
        </w:rPr>
        <w:t xml:space="preserve"> </w:t>
      </w:r>
      <w:r w:rsidR="003E2EF6">
        <w:rPr>
          <w:rFonts w:ascii="楷体" w:eastAsia="楷体" w:hAnsi="楷体" w:hint="eastAsia"/>
          <w:sz w:val="28"/>
          <w:szCs w:val="28"/>
          <w:vertAlign w:val="superscript"/>
        </w:rPr>
        <w:t>1,2</w:t>
      </w:r>
      <w:r w:rsidR="003E2EF6">
        <w:rPr>
          <w:rFonts w:ascii="楷体" w:eastAsia="楷体" w:hAnsi="楷体" w:hint="eastAsia"/>
          <w:sz w:val="28"/>
          <w:szCs w:val="28"/>
        </w:rPr>
        <w:t>，</w:t>
      </w:r>
      <w:r w:rsidR="0071781B">
        <w:rPr>
          <w:rFonts w:ascii="楷体" w:eastAsia="楷体" w:hAnsi="楷体" w:hint="eastAsia"/>
          <w:sz w:val="28"/>
          <w:szCs w:val="28"/>
          <w:vertAlign w:val="superscript"/>
        </w:rPr>
        <w:t xml:space="preserve"> </w:t>
      </w:r>
      <w:r w:rsidR="003E2EF6">
        <w:rPr>
          <w:rFonts w:ascii="楷体" w:eastAsia="楷体" w:hAnsi="楷体" w:hint="eastAsia"/>
          <w:sz w:val="28"/>
          <w:szCs w:val="28"/>
          <w:vertAlign w:val="superscript"/>
        </w:rPr>
        <w:t>1,2</w:t>
      </w:r>
    </w:p>
    <w:p w14:paraId="01D534F5" w14:textId="4BD13F93" w:rsidR="003E2EF6" w:rsidRDefault="003E2EF6">
      <w:pPr>
        <w:jc w:val="center"/>
        <w:rPr>
          <w:rFonts w:ascii="仿宋" w:eastAsia="仿宋" w:hAnsi="仿宋"/>
          <w:sz w:val="18"/>
          <w:szCs w:val="18"/>
        </w:rPr>
      </w:pPr>
      <w:r>
        <w:rPr>
          <w:rFonts w:ascii="仿宋" w:eastAsia="仿宋" w:hAnsi="仿宋" w:hint="eastAsia"/>
          <w:sz w:val="18"/>
          <w:szCs w:val="18"/>
        </w:rPr>
        <w:t xml:space="preserve">(1.西安邮电大学 </w:t>
      </w:r>
      <w:r w:rsidR="008670D1">
        <w:rPr>
          <w:rFonts w:ascii="仿宋" w:eastAsia="仿宋" w:hAnsi="仿宋" w:hint="eastAsia"/>
          <w:sz w:val="18"/>
          <w:szCs w:val="18"/>
        </w:rPr>
        <w:t>网络空间安全</w:t>
      </w:r>
      <w:r>
        <w:rPr>
          <w:rFonts w:ascii="仿宋" w:eastAsia="仿宋" w:hAnsi="仿宋" w:hint="eastAsia"/>
          <w:sz w:val="18"/>
          <w:szCs w:val="18"/>
        </w:rPr>
        <w:t>学院</w:t>
      </w:r>
      <w:r>
        <w:rPr>
          <w:rFonts w:ascii="仿宋" w:eastAsia="仿宋" w:hAnsi="仿宋"/>
          <w:sz w:val="18"/>
          <w:szCs w:val="18"/>
        </w:rPr>
        <w:t xml:space="preserve">，陕西 西安 </w:t>
      </w:r>
      <w:r>
        <w:rPr>
          <w:rFonts w:ascii="仿宋" w:eastAsia="仿宋" w:hAnsi="仿宋" w:hint="eastAsia"/>
          <w:sz w:val="18"/>
          <w:szCs w:val="18"/>
        </w:rPr>
        <w:t>710121；</w:t>
      </w:r>
    </w:p>
    <w:p w14:paraId="75CF33E6" w14:textId="5DCFB8C7" w:rsidR="003E2EF6" w:rsidRPr="00390C97" w:rsidRDefault="003E2EF6" w:rsidP="00390C97">
      <w:pPr>
        <w:jc w:val="center"/>
        <w:rPr>
          <w:rFonts w:ascii="仿宋" w:eastAsia="仿宋" w:hAnsi="仿宋"/>
          <w:sz w:val="18"/>
          <w:szCs w:val="18"/>
        </w:rPr>
      </w:pPr>
      <w:r>
        <w:rPr>
          <w:rFonts w:ascii="仿宋" w:eastAsia="仿宋" w:hAnsi="仿宋" w:hint="eastAsia"/>
          <w:sz w:val="18"/>
          <w:szCs w:val="18"/>
        </w:rPr>
        <w:t>2.陕西省信息通信网络及安全重点实验室</w:t>
      </w:r>
      <w:r>
        <w:rPr>
          <w:rFonts w:ascii="仿宋" w:eastAsia="仿宋" w:hAnsi="仿宋"/>
          <w:sz w:val="18"/>
          <w:szCs w:val="18"/>
        </w:rPr>
        <w:t xml:space="preserve">，陕西 西安 </w:t>
      </w:r>
      <w:r>
        <w:rPr>
          <w:rFonts w:ascii="仿宋" w:eastAsia="仿宋" w:hAnsi="仿宋" w:hint="eastAsia"/>
          <w:sz w:val="18"/>
          <w:szCs w:val="18"/>
        </w:rPr>
        <w:t>710121；）</w:t>
      </w:r>
    </w:p>
    <w:p w14:paraId="064DFB37" w14:textId="07F4D112" w:rsidR="004D1157" w:rsidRDefault="003E2EF6" w:rsidP="00B50F9A">
      <w:pPr>
        <w:snapToGrid w:val="0"/>
        <w:spacing w:line="300" w:lineRule="exact"/>
        <w:rPr>
          <w:kern w:val="0"/>
          <w:sz w:val="18"/>
          <w:szCs w:val="18"/>
        </w:rPr>
      </w:pPr>
      <w:r>
        <w:rPr>
          <w:rFonts w:ascii="黑体" w:eastAsia="黑体" w:hAnsi="黑体" w:hint="eastAsia"/>
          <w:b/>
          <w:kern w:val="0"/>
          <w:sz w:val="18"/>
          <w:szCs w:val="18"/>
        </w:rPr>
        <w:t>摘 要：</w:t>
      </w:r>
      <w:r w:rsidR="00565F14">
        <w:rPr>
          <w:kern w:val="0"/>
          <w:sz w:val="18"/>
          <w:szCs w:val="18"/>
        </w:rPr>
        <w:t xml:space="preserve"> </w:t>
      </w:r>
    </w:p>
    <w:p w14:paraId="09CD483B" w14:textId="498CC11A" w:rsidR="003E2EF6" w:rsidRDefault="003E2EF6">
      <w:pPr>
        <w:snapToGrid w:val="0"/>
        <w:spacing w:line="360" w:lineRule="exact"/>
        <w:rPr>
          <w:kern w:val="0"/>
          <w:highlight w:val="yellow"/>
        </w:rPr>
      </w:pPr>
      <w:r>
        <w:rPr>
          <w:rFonts w:ascii="黑体" w:eastAsia="黑体" w:hAnsi="黑体" w:hint="eastAsia"/>
          <w:b/>
          <w:kern w:val="0"/>
          <w:sz w:val="18"/>
          <w:szCs w:val="18"/>
        </w:rPr>
        <w:t>关键词：</w:t>
      </w:r>
      <w:r w:rsidR="00E62D61">
        <w:rPr>
          <w:rFonts w:hint="eastAsia"/>
          <w:kern w:val="0"/>
          <w:sz w:val="18"/>
          <w:szCs w:val="18"/>
        </w:rPr>
        <w:t>神经网络</w:t>
      </w:r>
      <w:r>
        <w:rPr>
          <w:rFonts w:hint="eastAsia"/>
          <w:kern w:val="0"/>
          <w:sz w:val="18"/>
          <w:szCs w:val="18"/>
        </w:rPr>
        <w:t>；</w:t>
      </w:r>
      <w:r w:rsidR="00FC7CF2">
        <w:rPr>
          <w:rFonts w:hint="eastAsia"/>
          <w:kern w:val="0"/>
          <w:sz w:val="18"/>
          <w:szCs w:val="18"/>
        </w:rPr>
        <w:t>零信任</w:t>
      </w:r>
      <w:r>
        <w:rPr>
          <w:rFonts w:hint="eastAsia"/>
          <w:kern w:val="0"/>
          <w:sz w:val="18"/>
          <w:szCs w:val="18"/>
        </w:rPr>
        <w:t>；</w:t>
      </w:r>
      <w:r w:rsidR="00E62D61">
        <w:rPr>
          <w:rFonts w:hint="eastAsia"/>
          <w:kern w:val="0"/>
          <w:sz w:val="18"/>
          <w:szCs w:val="18"/>
        </w:rPr>
        <w:t>低空智联网；</w:t>
      </w:r>
      <w:r w:rsidR="00FC7CF2">
        <w:rPr>
          <w:rFonts w:hint="eastAsia"/>
          <w:kern w:val="0"/>
          <w:sz w:val="18"/>
          <w:szCs w:val="18"/>
        </w:rPr>
        <w:t>区块链</w:t>
      </w:r>
      <w:r>
        <w:rPr>
          <w:rFonts w:hint="eastAsia"/>
          <w:kern w:val="0"/>
          <w:sz w:val="18"/>
          <w:szCs w:val="18"/>
        </w:rPr>
        <w:t>；</w:t>
      </w:r>
      <w:r w:rsidR="00902729" w:rsidRPr="00902729">
        <w:rPr>
          <w:rFonts w:hint="eastAsia"/>
          <w:kern w:val="0"/>
          <w:sz w:val="18"/>
          <w:szCs w:val="18"/>
        </w:rPr>
        <w:t>失陷终端</w:t>
      </w:r>
    </w:p>
    <w:p w14:paraId="2358B66F" w14:textId="77777777" w:rsidR="003E2EF6" w:rsidRDefault="003E2EF6">
      <w:pPr>
        <w:snapToGrid w:val="0"/>
        <w:spacing w:line="360" w:lineRule="exact"/>
        <w:rPr>
          <w:kern w:val="0"/>
          <w:sz w:val="18"/>
          <w:szCs w:val="18"/>
        </w:rPr>
      </w:pPr>
      <w:r>
        <w:rPr>
          <w:rFonts w:ascii="黑体" w:eastAsia="黑体" w:hAnsi="黑体" w:hint="eastAsia"/>
          <w:b/>
          <w:kern w:val="0"/>
          <w:sz w:val="18"/>
          <w:szCs w:val="18"/>
        </w:rPr>
        <w:t>中图分类号：</w:t>
      </w:r>
      <w:r>
        <w:rPr>
          <w:rFonts w:hint="eastAsia"/>
          <w:kern w:val="0"/>
          <w:sz w:val="18"/>
          <w:szCs w:val="18"/>
        </w:rPr>
        <w:t>TN929.5</w:t>
      </w:r>
      <w:r>
        <w:rPr>
          <w:rFonts w:hint="eastAsia"/>
          <w:sz w:val="18"/>
          <w:szCs w:val="18"/>
        </w:rPr>
        <w:t>；</w:t>
      </w:r>
      <w:r>
        <w:rPr>
          <w:rFonts w:hint="eastAsia"/>
          <w:kern w:val="0"/>
          <w:sz w:val="18"/>
          <w:szCs w:val="18"/>
        </w:rPr>
        <w:t>TP</w:t>
      </w:r>
      <w:r>
        <w:rPr>
          <w:kern w:val="0"/>
          <w:sz w:val="18"/>
          <w:szCs w:val="18"/>
        </w:rPr>
        <w:t>18</w:t>
      </w:r>
    </w:p>
    <w:p w14:paraId="1D5B803E" w14:textId="77777777" w:rsidR="003E2EF6" w:rsidRDefault="003E2EF6">
      <w:pPr>
        <w:jc w:val="center"/>
        <w:rPr>
          <w:rFonts w:eastAsia="黑体"/>
          <w:b/>
          <w:sz w:val="40"/>
          <w:szCs w:val="28"/>
        </w:rPr>
      </w:pPr>
      <w:r>
        <w:rPr>
          <w:rFonts w:eastAsia="黑体"/>
          <w:b/>
          <w:sz w:val="40"/>
          <w:szCs w:val="28"/>
        </w:rPr>
        <w:t>Joint optimization algorithm for blockchain driven edge computing systems</w:t>
      </w:r>
    </w:p>
    <w:p w14:paraId="5A537BAD" w14:textId="4CE32C5A" w:rsidR="003E2EF6" w:rsidRDefault="005770C7">
      <w:pPr>
        <w:jc w:val="center"/>
        <w:rPr>
          <w:sz w:val="24"/>
          <w:vertAlign w:val="superscript"/>
        </w:rPr>
      </w:pPr>
      <w:r>
        <w:rPr>
          <w:rFonts w:hint="eastAsia"/>
          <w:sz w:val="24"/>
        </w:rPr>
        <w:t>ZHANG</w:t>
      </w:r>
      <w:r w:rsidR="003E2EF6">
        <w:rPr>
          <w:rFonts w:hint="eastAsia"/>
          <w:sz w:val="24"/>
        </w:rPr>
        <w:t xml:space="preserve"> </w:t>
      </w:r>
      <w:r w:rsidR="003E2EF6">
        <w:rPr>
          <w:sz w:val="24"/>
        </w:rPr>
        <w:t>Jian</w:t>
      </w:r>
      <w:r>
        <w:rPr>
          <w:rFonts w:hint="eastAsia"/>
          <w:sz w:val="24"/>
        </w:rPr>
        <w:t>dong</w:t>
      </w:r>
      <w:r w:rsidR="003E2EF6">
        <w:rPr>
          <w:sz w:val="24"/>
          <w:vertAlign w:val="superscript"/>
        </w:rPr>
        <w:t>1</w:t>
      </w:r>
      <w:r w:rsidR="003E2EF6">
        <w:rPr>
          <w:rFonts w:hint="eastAsia"/>
          <w:sz w:val="24"/>
          <w:vertAlign w:val="superscript"/>
        </w:rPr>
        <w:t>,2</w:t>
      </w:r>
      <w:r w:rsidR="003E2EF6">
        <w:rPr>
          <w:rFonts w:hint="eastAsia"/>
          <w:sz w:val="24"/>
        </w:rPr>
        <w:t xml:space="preserve">, </w:t>
      </w:r>
      <w:r>
        <w:rPr>
          <w:rFonts w:hint="eastAsia"/>
          <w:sz w:val="24"/>
        </w:rPr>
        <w:t>FENG</w:t>
      </w:r>
      <w:r w:rsidR="003E2EF6">
        <w:rPr>
          <w:rFonts w:hint="eastAsia"/>
          <w:sz w:val="24"/>
        </w:rPr>
        <w:t xml:space="preserve"> </w:t>
      </w:r>
      <w:r w:rsidR="003E2EF6">
        <w:rPr>
          <w:sz w:val="24"/>
        </w:rPr>
        <w:t>Ji</w:t>
      </w:r>
      <w:r>
        <w:rPr>
          <w:rFonts w:hint="eastAsia"/>
          <w:sz w:val="24"/>
        </w:rPr>
        <w:t>ng</w:t>
      </w:r>
      <w:r w:rsidR="00F72BD0">
        <w:rPr>
          <w:rFonts w:hint="eastAsia"/>
          <w:sz w:val="24"/>
        </w:rPr>
        <w:t>yu</w:t>
      </w:r>
      <w:r w:rsidR="003E2EF6">
        <w:rPr>
          <w:sz w:val="24"/>
          <w:vertAlign w:val="superscript"/>
        </w:rPr>
        <w:t>1</w:t>
      </w:r>
      <w:r w:rsidR="003E2EF6">
        <w:rPr>
          <w:rFonts w:hint="eastAsia"/>
          <w:sz w:val="24"/>
          <w:vertAlign w:val="superscript"/>
        </w:rPr>
        <w:t>,2</w:t>
      </w:r>
      <w:r w:rsidR="003E2EF6">
        <w:rPr>
          <w:rFonts w:hint="eastAsia"/>
          <w:sz w:val="24"/>
        </w:rPr>
        <w:t xml:space="preserve">, </w:t>
      </w:r>
      <w:r w:rsidR="003E2EF6">
        <w:rPr>
          <w:rFonts w:eastAsia="楷体"/>
          <w:sz w:val="24"/>
          <w:vertAlign w:val="superscript"/>
        </w:rPr>
        <w:t>2</w:t>
      </w:r>
      <w:r w:rsidR="003E2EF6">
        <w:rPr>
          <w:rFonts w:eastAsia="楷体" w:hint="eastAsia"/>
          <w:sz w:val="24"/>
          <w:vertAlign w:val="superscript"/>
        </w:rPr>
        <w:t>,3</w:t>
      </w:r>
      <w:r w:rsidR="003E2EF6">
        <w:rPr>
          <w:rFonts w:eastAsia="楷体"/>
          <w:sz w:val="24"/>
        </w:rPr>
        <w:t>，</w:t>
      </w:r>
      <w:r w:rsidR="00F72BD0">
        <w:rPr>
          <w:sz w:val="24"/>
          <w:vertAlign w:val="superscript"/>
        </w:rPr>
        <w:t xml:space="preserve"> </w:t>
      </w:r>
      <w:r w:rsidR="003E2EF6">
        <w:rPr>
          <w:sz w:val="24"/>
          <w:vertAlign w:val="superscript"/>
        </w:rPr>
        <w:t>1</w:t>
      </w:r>
      <w:r w:rsidR="003E2EF6">
        <w:rPr>
          <w:rFonts w:hint="eastAsia"/>
          <w:sz w:val="24"/>
          <w:vertAlign w:val="superscript"/>
        </w:rPr>
        <w:t>,2</w:t>
      </w:r>
      <w:r w:rsidR="003E2EF6">
        <w:rPr>
          <w:rFonts w:hint="eastAsia"/>
          <w:sz w:val="24"/>
        </w:rPr>
        <w:t xml:space="preserve">, </w:t>
      </w:r>
      <w:r w:rsidR="003E2EF6">
        <w:rPr>
          <w:sz w:val="24"/>
          <w:vertAlign w:val="superscript"/>
        </w:rPr>
        <w:t>1</w:t>
      </w:r>
      <w:r w:rsidR="003E2EF6">
        <w:rPr>
          <w:rFonts w:hint="eastAsia"/>
          <w:sz w:val="24"/>
          <w:vertAlign w:val="superscript"/>
        </w:rPr>
        <w:t>,2</w:t>
      </w:r>
      <w:r w:rsidR="003E2EF6">
        <w:rPr>
          <w:rFonts w:hint="eastAsia"/>
          <w:sz w:val="24"/>
        </w:rPr>
        <w:t xml:space="preserve">, </w:t>
      </w:r>
      <w:r w:rsidR="003E2EF6">
        <w:rPr>
          <w:sz w:val="24"/>
          <w:vertAlign w:val="superscript"/>
        </w:rPr>
        <w:t>1</w:t>
      </w:r>
      <w:r w:rsidR="003E2EF6">
        <w:rPr>
          <w:rFonts w:hint="eastAsia"/>
          <w:sz w:val="24"/>
          <w:vertAlign w:val="superscript"/>
        </w:rPr>
        <w:t>,2</w:t>
      </w:r>
    </w:p>
    <w:p w14:paraId="4FBC7BAE" w14:textId="76442B0A" w:rsidR="003E2EF6" w:rsidRDefault="003E2EF6">
      <w:pPr>
        <w:pStyle w:val="af2"/>
      </w:pPr>
      <w:r>
        <w:rPr>
          <w:rFonts w:hint="eastAsia"/>
        </w:rPr>
        <w:t>(1. S</w:t>
      </w:r>
      <w:r>
        <w:t>chool of</w:t>
      </w:r>
      <w:r w:rsidR="00234019">
        <w:rPr>
          <w:rFonts w:hint="eastAsia"/>
        </w:rPr>
        <w:t xml:space="preserve"> Cyberspace Sec</w:t>
      </w:r>
      <w:r w:rsidR="0061592E">
        <w:rPr>
          <w:rFonts w:hint="eastAsia"/>
        </w:rPr>
        <w:t>urity</w:t>
      </w:r>
      <w:r>
        <w:t xml:space="preserve">, </w:t>
      </w:r>
      <w:r>
        <w:rPr>
          <w:rFonts w:hint="eastAsia"/>
        </w:rPr>
        <w:t>X</w:t>
      </w:r>
      <w:r>
        <w:t>i’an University of Posts and Telecommunications,</w:t>
      </w:r>
      <w:r>
        <w:rPr>
          <w:rFonts w:hint="eastAsia"/>
        </w:rPr>
        <w:t xml:space="preserve"> </w:t>
      </w:r>
      <w:r>
        <w:t xml:space="preserve">Xi’an </w:t>
      </w:r>
      <w:r>
        <w:rPr>
          <w:rFonts w:hint="eastAsia"/>
        </w:rPr>
        <w:t>710121</w:t>
      </w:r>
      <w:r>
        <w:t>, China</w:t>
      </w:r>
      <w:r>
        <w:rPr>
          <w:rFonts w:hint="eastAsia"/>
        </w:rPr>
        <w:t xml:space="preserve">; 2. </w:t>
      </w:r>
      <w:r>
        <w:t xml:space="preserve">Shaanxi Key Laboratory of Information Communication Network and Security, Xi’an </w:t>
      </w:r>
      <w:r>
        <w:rPr>
          <w:rFonts w:hint="eastAsia"/>
        </w:rPr>
        <w:t>710121</w:t>
      </w:r>
      <w:r>
        <w:t>, China</w:t>
      </w:r>
      <w:r>
        <w:rPr>
          <w:rFonts w:hint="eastAsia"/>
        </w:rPr>
        <w:t>)</w:t>
      </w:r>
    </w:p>
    <w:p w14:paraId="0CE1A844" w14:textId="77777777" w:rsidR="003E2EF6" w:rsidRDefault="003E2EF6">
      <w:pPr>
        <w:pStyle w:val="a3"/>
        <w:snapToGrid w:val="0"/>
        <w:spacing w:line="300" w:lineRule="exact"/>
        <w:jc w:val="both"/>
        <w:rPr>
          <w:ins w:id="1" w:author="admin" w:date="2024-03-05T09:17:00Z"/>
          <w:sz w:val="18"/>
          <w:szCs w:val="18"/>
        </w:rPr>
      </w:pPr>
      <w:r>
        <w:rPr>
          <w:rFonts w:eastAsia="黑体"/>
          <w:b/>
          <w:sz w:val="18"/>
          <w:szCs w:val="18"/>
        </w:rPr>
        <w:t>A</w:t>
      </w:r>
      <w:r>
        <w:rPr>
          <w:rFonts w:eastAsia="黑体" w:hint="eastAsia"/>
          <w:b/>
          <w:sz w:val="18"/>
          <w:szCs w:val="18"/>
        </w:rPr>
        <w:t>bs</w:t>
      </w:r>
      <w:r>
        <w:rPr>
          <w:rFonts w:eastAsia="黑体"/>
          <w:b/>
          <w:sz w:val="18"/>
          <w:szCs w:val="18"/>
        </w:rPr>
        <w:t>tract</w:t>
      </w:r>
      <w:r>
        <w:rPr>
          <w:rFonts w:hint="eastAsia"/>
          <w:sz w:val="18"/>
          <w:szCs w:val="18"/>
        </w:rPr>
        <w:t>:</w:t>
      </w:r>
      <w:r>
        <w:rPr>
          <w:sz w:val="18"/>
          <w:szCs w:val="18"/>
        </w:rPr>
        <w:t xml:space="preserve"> </w:t>
      </w:r>
      <w:r>
        <w:t xml:space="preserve"> </w:t>
      </w:r>
      <w:r>
        <w:rPr>
          <w:sz w:val="18"/>
          <w:szCs w:val="18"/>
        </w:rPr>
        <w:t xml:space="preserve">For the problems of high energy consumption during the task processing of Internet of Things (IoT) devices, and the lack of trust between entities from different operators, a joint optimization algorithm is proposed for a blockchain-driven Multi-access Edge Computing (MEC) system. An MEC network architecture is built, in which base stations serve as edge nodes, while also serving the function of consensus nodes in the blockchain subsystem. With a focus on ensuring the trustworthiness and guaranteeing the quality of services, the algorithm aims to reduce the average total energy consumption of IoT devices through the joint optimization of access control and computing resource allocation strategies. Considering the dynamic nature of the network and uncertainties in information retrieval, the problem is reformulated as a Markov decision process, and an </w:t>
      </w:r>
    </w:p>
    <w:p w14:paraId="4800FB50" w14:textId="77777777" w:rsidR="003E2EF6" w:rsidRDefault="003E2EF6">
      <w:pPr>
        <w:pStyle w:val="a3"/>
        <w:snapToGrid w:val="0"/>
        <w:spacing w:line="300" w:lineRule="exact"/>
        <w:jc w:val="both"/>
        <w:rPr>
          <w:sz w:val="18"/>
          <w:szCs w:val="18"/>
        </w:rPr>
      </w:pPr>
      <w:r>
        <w:rPr>
          <w:sz w:val="18"/>
          <w:szCs w:val="18"/>
        </w:rPr>
        <w:t xml:space="preserve">adaptive decision algorithm based on Deep Deterministic Policy Gradient (DDPG) is employed for problem solving. Simulation results indicate that, compared with the </w:t>
      </w:r>
      <w:proofErr w:type="gramStart"/>
      <w:r>
        <w:rPr>
          <w:sz w:val="18"/>
          <w:szCs w:val="18"/>
        </w:rPr>
        <w:t>random access</w:t>
      </w:r>
      <w:proofErr w:type="gramEnd"/>
      <w:r>
        <w:rPr>
          <w:sz w:val="18"/>
          <w:szCs w:val="18"/>
        </w:rPr>
        <w:t xml:space="preserve"> algorithms and the actor-critic algorithms, the proposed algorithm can effectively reduce network energy consumption, and can enhance the long-term average cumulative rewards of the DDPG intelligent agent.</w:t>
      </w:r>
    </w:p>
    <w:p w14:paraId="68B61842" w14:textId="0CD5A2AD" w:rsidR="003E2EF6" w:rsidRDefault="001F41FF">
      <w:pPr>
        <w:snapToGrid w:val="0"/>
        <w:spacing w:line="300" w:lineRule="exact"/>
        <w:rPr>
          <w:kern w:val="0"/>
          <w:sz w:val="18"/>
          <w:szCs w:val="18"/>
        </w:rPr>
      </w:pPr>
      <w:ins w:id="2" w:author="admin" w:date="2024-03-05T09:49:00Z">
        <w:r>
          <w:rPr>
            <w:noProof/>
          </w:rPr>
          <mc:AlternateContent>
            <mc:Choice Requires="wpg">
              <w:drawing>
                <wp:anchor distT="0" distB="0" distL="114300" distR="114300" simplePos="0" relativeHeight="251658240" behindDoc="0" locked="0" layoutInCell="1" allowOverlap="1" wp14:anchorId="7B31B744" wp14:editId="6D86BC1B">
                  <wp:simplePos x="0" y="0"/>
                  <wp:positionH relativeFrom="column">
                    <wp:posOffset>8890</wp:posOffset>
                  </wp:positionH>
                  <wp:positionV relativeFrom="paragraph">
                    <wp:posOffset>478155</wp:posOffset>
                  </wp:positionV>
                  <wp:extent cx="5624830" cy="1183005"/>
                  <wp:effectExtent l="0" t="0" r="0" b="0"/>
                  <wp:wrapSquare wrapText="bothSides"/>
                  <wp:docPr id="1831" name="组合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24830" cy="1183005"/>
                            <a:chOff x="1134" y="13037"/>
                            <a:chExt cx="9636" cy="1117"/>
                          </a:xfrm>
                        </wpg:grpSpPr>
                        <wps:wsp>
                          <wps:cNvPr id="1832" name="Text Box 18"/>
                          <wps:cNvSpPr txBox="1">
                            <a:spLocks noChangeArrowheads="1"/>
                          </wps:cNvSpPr>
                          <wps:spPr bwMode="auto">
                            <a:xfrm>
                              <a:off x="1134" y="13099"/>
                              <a:ext cx="9636" cy="1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86B0990" w14:textId="77777777" w:rsidR="003E2EF6" w:rsidRDefault="003E2EF6">
                                <w:pPr>
                                  <w:snapToGrid w:val="0"/>
                                  <w:spacing w:line="240" w:lineRule="atLeast"/>
                                  <w:rPr>
                                    <w:sz w:val="18"/>
                                    <w:szCs w:val="18"/>
                                  </w:rPr>
                                </w:pPr>
                                <w:r>
                                  <w:rPr>
                                    <w:rFonts w:ascii="黑体" w:eastAsia="黑体" w:hAnsi="宋体" w:hint="eastAsia"/>
                                    <w:sz w:val="18"/>
                                    <w:szCs w:val="18"/>
                                  </w:rPr>
                                  <w:t>收稿日期</w:t>
                                </w:r>
                                <w:r>
                                  <w:rPr>
                                    <w:rFonts w:hAnsi="宋体"/>
                                    <w:sz w:val="18"/>
                                    <w:szCs w:val="18"/>
                                  </w:rPr>
                                  <w:t>：</w:t>
                                </w:r>
                                <w:r>
                                  <w:rPr>
                                    <w:sz w:val="18"/>
                                    <w:szCs w:val="18"/>
                                  </w:rPr>
                                  <w:t>2023-09-29</w:t>
                                </w:r>
                              </w:p>
                              <w:p w14:paraId="4D5AA776" w14:textId="77777777" w:rsidR="003E2EF6" w:rsidRDefault="003E2EF6">
                                <w:pPr>
                                  <w:snapToGrid w:val="0"/>
                                  <w:spacing w:line="240" w:lineRule="atLeast"/>
                                  <w:ind w:left="900" w:hangingChars="500" w:hanging="900"/>
                                  <w:rPr>
                                    <w:sz w:val="18"/>
                                    <w:szCs w:val="18"/>
                                    <w:highlight w:val="yellow"/>
                                  </w:rPr>
                                </w:pPr>
                                <w:r>
                                  <w:rPr>
                                    <w:rFonts w:ascii="黑体" w:eastAsia="黑体" w:hAnsi="宋体"/>
                                    <w:sz w:val="18"/>
                                    <w:szCs w:val="18"/>
                                  </w:rPr>
                                  <w:t>基金项目</w:t>
                                </w:r>
                                <w:r>
                                  <w:rPr>
                                    <w:rFonts w:hAnsi="宋体"/>
                                    <w:sz w:val="18"/>
                                    <w:szCs w:val="18"/>
                                  </w:rPr>
                                  <w:t>：</w:t>
                                </w:r>
                                <w:r>
                                  <w:rPr>
                                    <w:rFonts w:hAnsi="宋体" w:hint="eastAsia"/>
                                    <w:spacing w:val="-8"/>
                                    <w:sz w:val="18"/>
                                    <w:szCs w:val="18"/>
                                  </w:rPr>
                                  <w:t>国家自然</w:t>
                                </w:r>
                                <w:r>
                                  <w:rPr>
                                    <w:rFonts w:hAnsi="宋体"/>
                                    <w:spacing w:val="-8"/>
                                    <w:sz w:val="18"/>
                                    <w:szCs w:val="18"/>
                                  </w:rPr>
                                  <w:t>科学基金项目（</w:t>
                                </w:r>
                                <w:r>
                                  <w:rPr>
                                    <w:spacing w:val="-8"/>
                                    <w:sz w:val="18"/>
                                    <w:szCs w:val="18"/>
                                  </w:rPr>
                                  <w:t>62271391</w:t>
                                </w:r>
                                <w:r>
                                  <w:rPr>
                                    <w:rFonts w:hAnsi="宋体"/>
                                    <w:spacing w:val="-8"/>
                                    <w:sz w:val="18"/>
                                    <w:szCs w:val="18"/>
                                  </w:rPr>
                                  <w:t>）</w:t>
                                </w:r>
                                <w:r>
                                  <w:rPr>
                                    <w:rFonts w:hAnsi="宋体" w:hint="eastAsia"/>
                                    <w:spacing w:val="-8"/>
                                    <w:sz w:val="18"/>
                                    <w:szCs w:val="18"/>
                                  </w:rPr>
                                  <w:t>；</w:t>
                                </w:r>
                                <w:r>
                                  <w:rPr>
                                    <w:rFonts w:hAnsi="宋体"/>
                                    <w:spacing w:val="-8"/>
                                    <w:sz w:val="18"/>
                                    <w:szCs w:val="18"/>
                                  </w:rPr>
                                  <w:t>陕西</w:t>
                                </w:r>
                                <w:r>
                                  <w:rPr>
                                    <w:rFonts w:hAnsi="宋体" w:hint="eastAsia"/>
                                    <w:spacing w:val="-8"/>
                                    <w:sz w:val="18"/>
                                    <w:szCs w:val="18"/>
                                  </w:rPr>
                                  <w:t>省</w:t>
                                </w:r>
                                <w:r>
                                  <w:rPr>
                                    <w:rFonts w:hAnsi="宋体"/>
                                    <w:spacing w:val="-8"/>
                                    <w:sz w:val="18"/>
                                    <w:szCs w:val="18"/>
                                  </w:rPr>
                                  <w:t>教育厅服务地方专项科研项目（</w:t>
                                </w:r>
                                <w:r>
                                  <w:rPr>
                                    <w:rFonts w:hAnsi="宋体" w:hint="eastAsia"/>
                                    <w:spacing w:val="-8"/>
                                    <w:sz w:val="18"/>
                                    <w:szCs w:val="18"/>
                                  </w:rPr>
                                  <w:t>21</w:t>
                                </w:r>
                                <w:r>
                                  <w:rPr>
                                    <w:rFonts w:hAnsi="宋体"/>
                                    <w:spacing w:val="-8"/>
                                    <w:sz w:val="18"/>
                                    <w:szCs w:val="18"/>
                                  </w:rPr>
                                  <w:t>JC032</w:t>
                                </w:r>
                                <w:r>
                                  <w:rPr>
                                    <w:rFonts w:hAnsi="宋体"/>
                                    <w:spacing w:val="-8"/>
                                    <w:sz w:val="18"/>
                                    <w:szCs w:val="18"/>
                                  </w:rPr>
                                  <w:t>）</w:t>
                                </w:r>
                                <w:r>
                                  <w:rPr>
                                    <w:rFonts w:hAnsi="宋体" w:hint="eastAsia"/>
                                    <w:spacing w:val="-8"/>
                                    <w:sz w:val="18"/>
                                    <w:szCs w:val="18"/>
                                    <w:highlight w:val="yellow"/>
                                  </w:rPr>
                                  <w:t>（基金项目应注明规范准确的基金或计划类别的名称及编号，所有信息应与审批书保持一致。无须标注具体的项目名称。）</w:t>
                                </w:r>
                              </w:p>
                              <w:p w14:paraId="29D74504" w14:textId="2EBC2270" w:rsidR="003E2EF6" w:rsidRDefault="003E2EF6">
                                <w:pPr>
                                  <w:snapToGrid w:val="0"/>
                                  <w:spacing w:line="240" w:lineRule="atLeast"/>
                                  <w:rPr>
                                    <w:sz w:val="18"/>
                                    <w:szCs w:val="18"/>
                                  </w:rPr>
                                </w:pPr>
                                <w:r>
                                  <w:rPr>
                                    <w:rFonts w:ascii="黑体" w:eastAsia="黑体" w:hAnsi="宋体" w:hint="eastAsia"/>
                                    <w:sz w:val="18"/>
                                    <w:szCs w:val="18"/>
                                  </w:rPr>
                                  <w:t>通信作者：</w:t>
                                </w:r>
                                <w:r w:rsidR="000F63E2">
                                  <w:rPr>
                                    <w:rFonts w:hint="eastAsia"/>
                                    <w:sz w:val="18"/>
                                    <w:szCs w:val="18"/>
                                  </w:rPr>
                                  <w:t>冯景瑜</w:t>
                                </w:r>
                                <w:r>
                                  <w:rPr>
                                    <w:rFonts w:hint="eastAsia"/>
                                    <w:sz w:val="18"/>
                                    <w:szCs w:val="18"/>
                                  </w:rPr>
                                  <w:t>，</w:t>
                                </w:r>
                                <w:r>
                                  <w:rPr>
                                    <w:sz w:val="18"/>
                                    <w:szCs w:val="18"/>
                                  </w:rPr>
                                  <w:t>dujianboo@163.com</w:t>
                                </w:r>
                                <w:r>
                                  <w:rPr>
                                    <w:rFonts w:hint="eastAsia"/>
                                    <w:sz w:val="18"/>
                                    <w:szCs w:val="18"/>
                                    <w:highlight w:val="yellow"/>
                                  </w:rPr>
                                  <w:t>（只能有</w:t>
                                </w:r>
                                <w:r>
                                  <w:rPr>
                                    <w:rFonts w:hint="eastAsia"/>
                                    <w:sz w:val="18"/>
                                    <w:szCs w:val="18"/>
                                    <w:highlight w:val="yellow"/>
                                  </w:rPr>
                                  <w:t>1</w:t>
                                </w:r>
                                <w:r>
                                  <w:rPr>
                                    <w:rFonts w:hint="eastAsia"/>
                                    <w:sz w:val="18"/>
                                    <w:szCs w:val="18"/>
                                    <w:highlight w:val="yellow"/>
                                  </w:rPr>
                                  <w:t>人；与第一作者为同一人，可不写此项。）</w:t>
                                </w:r>
                              </w:p>
                              <w:p w14:paraId="427F7A8D" w14:textId="77777777" w:rsidR="003E2EF6" w:rsidRDefault="003E2EF6">
                                <w:pPr>
                                  <w:snapToGrid w:val="0"/>
                                  <w:spacing w:line="240" w:lineRule="atLeast"/>
                                  <w:rPr>
                                    <w:sz w:val="18"/>
                                    <w:szCs w:val="18"/>
                                  </w:rPr>
                                </w:pPr>
                                <w:r>
                                  <w:rPr>
                                    <w:rFonts w:ascii="黑体" w:eastAsia="黑体" w:hAnsi="宋体" w:hint="eastAsia"/>
                                    <w:sz w:val="18"/>
                                    <w:szCs w:val="18"/>
                                  </w:rPr>
                                  <w:t>引文格式</w:t>
                                </w:r>
                                <w:r>
                                  <w:rPr>
                                    <w:rFonts w:ascii="黑体" w:eastAsia="黑体" w:hAnsi="宋体"/>
                                    <w:sz w:val="18"/>
                                    <w:szCs w:val="18"/>
                                  </w:rPr>
                                  <w:t>：</w:t>
                                </w:r>
                                <w:r>
                                  <w:rPr>
                                    <w:sz w:val="18"/>
                                    <w:szCs w:val="18"/>
                                  </w:rPr>
                                  <w:t>杜剑波</w:t>
                                </w:r>
                                <w:r>
                                  <w:rPr>
                                    <w:sz w:val="18"/>
                                    <w:szCs w:val="18"/>
                                  </w:rPr>
                                  <w:t>,</w:t>
                                </w:r>
                                <w:r>
                                  <w:rPr>
                                    <w:sz w:val="18"/>
                                    <w:szCs w:val="18"/>
                                  </w:rPr>
                                  <w:t>胥姣</w:t>
                                </w:r>
                                <w:r>
                                  <w:rPr>
                                    <w:sz w:val="18"/>
                                    <w:szCs w:val="18"/>
                                  </w:rPr>
                                  <w:t>,</w:t>
                                </w:r>
                                <w:r>
                                  <w:rPr>
                                    <w:sz w:val="18"/>
                                    <w:szCs w:val="18"/>
                                  </w:rPr>
                                  <w:t>姜静</w:t>
                                </w:r>
                                <w:r>
                                  <w:rPr>
                                    <w:sz w:val="18"/>
                                    <w:szCs w:val="18"/>
                                  </w:rPr>
                                  <w:t>,</w:t>
                                </w:r>
                                <w:r>
                                  <w:rPr>
                                    <w:sz w:val="18"/>
                                    <w:szCs w:val="18"/>
                                  </w:rPr>
                                  <w:t>等</w:t>
                                </w:r>
                                <w:r>
                                  <w:rPr>
                                    <w:sz w:val="18"/>
                                    <w:szCs w:val="18"/>
                                  </w:rPr>
                                  <w:t>.</w:t>
                                </w:r>
                                <w:r>
                                  <w:rPr>
                                    <w:sz w:val="18"/>
                                    <w:szCs w:val="18"/>
                                  </w:rPr>
                                  <w:t>区块链驱动的边缘计算系统联合优化算法</w:t>
                                </w:r>
                                <w:r>
                                  <w:rPr>
                                    <w:sz w:val="18"/>
                                    <w:szCs w:val="18"/>
                                  </w:rPr>
                                  <w:t>[J].</w:t>
                                </w:r>
                                <w:r>
                                  <w:rPr>
                                    <w:sz w:val="18"/>
                                    <w:szCs w:val="18"/>
                                  </w:rPr>
                                  <w:t>西安邮电大学学报</w:t>
                                </w:r>
                                <w:r>
                                  <w:rPr>
                                    <w:sz w:val="18"/>
                                    <w:szCs w:val="18"/>
                                  </w:rPr>
                                  <w:t>,2023,28(6):1-11.</w:t>
                                </w:r>
                              </w:p>
                              <w:p w14:paraId="2F8D53BB" w14:textId="77777777" w:rsidR="003E2EF6" w:rsidRDefault="003E2EF6">
                                <w:pPr>
                                  <w:snapToGrid w:val="0"/>
                                  <w:spacing w:line="240" w:lineRule="atLeast"/>
                                  <w:ind w:leftChars="439" w:left="922" w:firstLine="1"/>
                                </w:pPr>
                                <w:r>
                                  <w:rPr>
                                    <w:sz w:val="18"/>
                                    <w:szCs w:val="18"/>
                                    <w:lang w:val="da-DK"/>
                                  </w:rPr>
                                  <w:t>DU Jianbo,XU jiao,JIANG Jing,et al.</w:t>
                                </w:r>
                                <w:r>
                                  <w:rPr>
                                    <w:rFonts w:hint="eastAsia"/>
                                    <w:sz w:val="18"/>
                                    <w:szCs w:val="18"/>
                                    <w:lang w:val="da-DK"/>
                                  </w:rPr>
                                  <w:t xml:space="preserve"> </w:t>
                                </w:r>
                                <w:r>
                                  <w:rPr>
                                    <w:sz w:val="18"/>
                                    <w:szCs w:val="18"/>
                                  </w:rPr>
                                  <w:t>Joint optimization algorithm for blockchain driven edge computing systems[J].Journal of Xi'an University of Posts and Telecommunications,2023,28(6):1-11.</w:t>
                                </w:r>
                              </w:p>
                            </w:txbxContent>
                          </wps:txbx>
                          <wps:bodyPr rot="0" vert="horz" wrap="square" lIns="0" tIns="0" rIns="0" bIns="0" anchor="t" anchorCtr="0" upright="1">
                            <a:noAutofit/>
                          </wps:bodyPr>
                        </wps:wsp>
                        <wps:wsp>
                          <wps:cNvPr id="1833" name="Line 19"/>
                          <wps:cNvCnPr>
                            <a:cxnSpLocks noChangeArrowheads="1"/>
                          </wps:cNvCnPr>
                          <wps:spPr bwMode="auto">
                            <a:xfrm>
                              <a:off x="1134" y="13037"/>
                              <a:ext cx="1752"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B31B744" id="组合 1" o:spid="_x0000_s1026" style="position:absolute;left:0;text-align:left;margin-left:.7pt;margin-top:37.65pt;width:442.9pt;height:93.15pt;z-index:251658240" coordorigin="1134,13037" coordsize="9636,11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">
                  <v:shapetype id="_x0000_t202" coordsize="21600,21600" o:spt="202" path="m,l,21600r21600,l21600,xe">
                    <v:stroke joinstyle="miter"/>
                    <v:path gradientshapeok="t" o:connecttype="rect"/>
                  </v:shapetype>
                  <v:shape id="Text Box 18" o:spid="_x0000_s1027" type="#_x0000_t202" style="position:absolute;left:1134;top:13099;width:9636;height:10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" filled="f" stroked="f" strokeweight=".5pt">
                    <v:textbox inset="0,0,0,0">
                      <w:txbxContent>
                        <w:p w14:paraId="486B0990" w14:textId="77777777" w:rsidR="003E2EF6" w:rsidRDefault="003E2EF6">
                          <w:pPr>
                            <w:snapToGrid w:val="0"/>
                            <w:spacing w:line="240" w:lineRule="atLeast"/>
                            <w:rPr>
                              <w:sz w:val="18"/>
                              <w:szCs w:val="18"/>
                            </w:rPr>
                          </w:pPr>
                          <w:r>
                            <w:rPr>
                              <w:rFonts w:ascii="黑体" w:eastAsia="黑体" w:hAnsi="宋体" w:hint="eastAsia"/>
                              <w:sz w:val="18"/>
                              <w:szCs w:val="18"/>
                            </w:rPr>
                            <w:t>收稿日期</w:t>
                          </w:r>
                          <w:r>
                            <w:rPr>
                              <w:rFonts w:hAnsi="宋体"/>
                              <w:sz w:val="18"/>
                              <w:szCs w:val="18"/>
                            </w:rPr>
                            <w:t>：</w:t>
                          </w:r>
                          <w:r>
                            <w:rPr>
                              <w:sz w:val="18"/>
                              <w:szCs w:val="18"/>
                            </w:rPr>
                            <w:t>2023-09-29</w:t>
                          </w:r>
                        </w:p>
                        <w:p w14:paraId="4D5AA776" w14:textId="77777777" w:rsidR="003E2EF6" w:rsidRDefault="003E2EF6">
                          <w:pPr>
                            <w:snapToGrid w:val="0"/>
                            <w:spacing w:line="240" w:lineRule="atLeast"/>
                            <w:ind w:left="900" w:hangingChars="500" w:hanging="900"/>
                            <w:rPr>
                              <w:sz w:val="18"/>
                              <w:szCs w:val="18"/>
                              <w:highlight w:val="yellow"/>
                            </w:rPr>
                          </w:pPr>
                          <w:r>
                            <w:rPr>
                              <w:rFonts w:ascii="黑体" w:eastAsia="黑体" w:hAnsi="宋体"/>
                              <w:sz w:val="18"/>
                              <w:szCs w:val="18"/>
                            </w:rPr>
                            <w:t>基金项目</w:t>
                          </w:r>
                          <w:r>
                            <w:rPr>
                              <w:rFonts w:hAnsi="宋体"/>
                              <w:sz w:val="18"/>
                              <w:szCs w:val="18"/>
                            </w:rPr>
                            <w:t>：</w:t>
                          </w:r>
                          <w:r>
                            <w:rPr>
                              <w:rFonts w:hAnsi="宋体" w:hint="eastAsia"/>
                              <w:spacing w:val="-8"/>
                              <w:sz w:val="18"/>
                              <w:szCs w:val="18"/>
                            </w:rPr>
                            <w:t>国家自然</w:t>
                          </w:r>
                          <w:r>
                            <w:rPr>
                              <w:rFonts w:hAnsi="宋体"/>
                              <w:spacing w:val="-8"/>
                              <w:sz w:val="18"/>
                              <w:szCs w:val="18"/>
                            </w:rPr>
                            <w:t>科学基金项目（</w:t>
                          </w:r>
                          <w:r>
                            <w:rPr>
                              <w:spacing w:val="-8"/>
                              <w:sz w:val="18"/>
                              <w:szCs w:val="18"/>
                            </w:rPr>
                            <w:t>62271391</w:t>
                          </w:r>
                          <w:r>
                            <w:rPr>
                              <w:rFonts w:hAnsi="宋体"/>
                              <w:spacing w:val="-8"/>
                              <w:sz w:val="18"/>
                              <w:szCs w:val="18"/>
                            </w:rPr>
                            <w:t>）</w:t>
                          </w:r>
                          <w:r>
                            <w:rPr>
                              <w:rFonts w:hAnsi="宋体" w:hint="eastAsia"/>
                              <w:spacing w:val="-8"/>
                              <w:sz w:val="18"/>
                              <w:szCs w:val="18"/>
                            </w:rPr>
                            <w:t>；</w:t>
                          </w:r>
                          <w:r>
                            <w:rPr>
                              <w:rFonts w:hAnsi="宋体"/>
                              <w:spacing w:val="-8"/>
                              <w:sz w:val="18"/>
                              <w:szCs w:val="18"/>
                            </w:rPr>
                            <w:t>陕西</w:t>
                          </w:r>
                          <w:r>
                            <w:rPr>
                              <w:rFonts w:hAnsi="宋体" w:hint="eastAsia"/>
                              <w:spacing w:val="-8"/>
                              <w:sz w:val="18"/>
                              <w:szCs w:val="18"/>
                            </w:rPr>
                            <w:t>省</w:t>
                          </w:r>
                          <w:r>
                            <w:rPr>
                              <w:rFonts w:hAnsi="宋体"/>
                              <w:spacing w:val="-8"/>
                              <w:sz w:val="18"/>
                              <w:szCs w:val="18"/>
                            </w:rPr>
                            <w:t>教育厅服务地方专项科研项目（</w:t>
                          </w:r>
                          <w:r>
                            <w:rPr>
                              <w:rFonts w:hAnsi="宋体" w:hint="eastAsia"/>
                              <w:spacing w:val="-8"/>
                              <w:sz w:val="18"/>
                              <w:szCs w:val="18"/>
                            </w:rPr>
                            <w:t>21</w:t>
                          </w:r>
                          <w:r>
                            <w:rPr>
                              <w:rFonts w:hAnsi="宋体"/>
                              <w:spacing w:val="-8"/>
                              <w:sz w:val="18"/>
                              <w:szCs w:val="18"/>
                            </w:rPr>
                            <w:t>JC032</w:t>
                          </w:r>
                          <w:r>
                            <w:rPr>
                              <w:rFonts w:hAnsi="宋体"/>
                              <w:spacing w:val="-8"/>
                              <w:sz w:val="18"/>
                              <w:szCs w:val="18"/>
                            </w:rPr>
                            <w:t>）</w:t>
                          </w:r>
                          <w:r>
                            <w:rPr>
                              <w:rFonts w:hAnsi="宋体" w:hint="eastAsia"/>
                              <w:spacing w:val="-8"/>
                              <w:sz w:val="18"/>
                              <w:szCs w:val="18"/>
                              <w:highlight w:val="yellow"/>
                            </w:rPr>
                            <w:t>（基金项目应注明规范准确的基金或计划类别的名称及编号，所有信息应与审批书保持一致。无须标注具体的项目名称。）</w:t>
                          </w:r>
                        </w:p>
                        <w:p w14:paraId="29D74504" w14:textId="2EBC2270" w:rsidR="003E2EF6" w:rsidRDefault="003E2EF6">
                          <w:pPr>
                            <w:snapToGrid w:val="0"/>
                            <w:spacing w:line="240" w:lineRule="atLeast"/>
                            <w:rPr>
                              <w:sz w:val="18"/>
                              <w:szCs w:val="18"/>
                            </w:rPr>
                          </w:pPr>
                          <w:r>
                            <w:rPr>
                              <w:rFonts w:ascii="黑体" w:eastAsia="黑体" w:hAnsi="宋体" w:hint="eastAsia"/>
                              <w:sz w:val="18"/>
                              <w:szCs w:val="18"/>
                            </w:rPr>
                            <w:t>通信作者：</w:t>
                          </w:r>
                          <w:r w:rsidR="000F63E2">
                            <w:rPr>
                              <w:rFonts w:hint="eastAsia"/>
                              <w:sz w:val="18"/>
                              <w:szCs w:val="18"/>
                            </w:rPr>
                            <w:t>冯景瑜</w:t>
                          </w:r>
                          <w:r>
                            <w:rPr>
                              <w:rFonts w:hint="eastAsia"/>
                              <w:sz w:val="18"/>
                              <w:szCs w:val="18"/>
                            </w:rPr>
                            <w:t>，</w:t>
                          </w:r>
                          <w:r>
                            <w:rPr>
                              <w:sz w:val="18"/>
                              <w:szCs w:val="18"/>
                            </w:rPr>
                            <w:t>dujianboo@163.com</w:t>
                          </w:r>
                          <w:r>
                            <w:rPr>
                              <w:rFonts w:hint="eastAsia"/>
                              <w:sz w:val="18"/>
                              <w:szCs w:val="18"/>
                              <w:highlight w:val="yellow"/>
                            </w:rPr>
                            <w:t>（只能有</w:t>
                          </w:r>
                          <w:r>
                            <w:rPr>
                              <w:rFonts w:hint="eastAsia"/>
                              <w:sz w:val="18"/>
                              <w:szCs w:val="18"/>
                              <w:highlight w:val="yellow"/>
                            </w:rPr>
                            <w:t>1</w:t>
                          </w:r>
                          <w:r>
                            <w:rPr>
                              <w:rFonts w:hint="eastAsia"/>
                              <w:sz w:val="18"/>
                              <w:szCs w:val="18"/>
                              <w:highlight w:val="yellow"/>
                            </w:rPr>
                            <w:t>人；与第一作者为同一人，可不写此项。）</w:t>
                          </w:r>
                        </w:p>
                        <w:p w14:paraId="427F7A8D" w14:textId="77777777" w:rsidR="003E2EF6" w:rsidRDefault="003E2EF6">
                          <w:pPr>
                            <w:snapToGrid w:val="0"/>
                            <w:spacing w:line="240" w:lineRule="atLeast"/>
                            <w:rPr>
                              <w:sz w:val="18"/>
                              <w:szCs w:val="18"/>
                            </w:rPr>
                          </w:pPr>
                          <w:r>
                            <w:rPr>
                              <w:rFonts w:ascii="黑体" w:eastAsia="黑体" w:hAnsi="宋体" w:hint="eastAsia"/>
                              <w:sz w:val="18"/>
                              <w:szCs w:val="18"/>
                            </w:rPr>
                            <w:t>引文格式</w:t>
                          </w:r>
                          <w:r>
                            <w:rPr>
                              <w:rFonts w:ascii="黑体" w:eastAsia="黑体" w:hAnsi="宋体"/>
                              <w:sz w:val="18"/>
                              <w:szCs w:val="18"/>
                            </w:rPr>
                            <w:t>：</w:t>
                          </w:r>
                          <w:r>
                            <w:rPr>
                              <w:sz w:val="18"/>
                              <w:szCs w:val="18"/>
                            </w:rPr>
                            <w:t>杜剑波</w:t>
                          </w:r>
                          <w:r>
                            <w:rPr>
                              <w:sz w:val="18"/>
                              <w:szCs w:val="18"/>
                            </w:rPr>
                            <w:t>,</w:t>
                          </w:r>
                          <w:r>
                            <w:rPr>
                              <w:sz w:val="18"/>
                              <w:szCs w:val="18"/>
                            </w:rPr>
                            <w:t>胥姣</w:t>
                          </w:r>
                          <w:r>
                            <w:rPr>
                              <w:sz w:val="18"/>
                              <w:szCs w:val="18"/>
                            </w:rPr>
                            <w:t>,</w:t>
                          </w:r>
                          <w:r>
                            <w:rPr>
                              <w:sz w:val="18"/>
                              <w:szCs w:val="18"/>
                            </w:rPr>
                            <w:t>姜静</w:t>
                          </w:r>
                          <w:r>
                            <w:rPr>
                              <w:sz w:val="18"/>
                              <w:szCs w:val="18"/>
                            </w:rPr>
                            <w:t>,</w:t>
                          </w:r>
                          <w:r>
                            <w:rPr>
                              <w:sz w:val="18"/>
                              <w:szCs w:val="18"/>
                            </w:rPr>
                            <w:t>等</w:t>
                          </w:r>
                          <w:r>
                            <w:rPr>
                              <w:sz w:val="18"/>
                              <w:szCs w:val="18"/>
                            </w:rPr>
                            <w:t>.</w:t>
                          </w:r>
                          <w:r>
                            <w:rPr>
                              <w:sz w:val="18"/>
                              <w:szCs w:val="18"/>
                            </w:rPr>
                            <w:t>区块链驱动的边缘计算系统联合优化算法</w:t>
                          </w:r>
                          <w:r>
                            <w:rPr>
                              <w:sz w:val="18"/>
                              <w:szCs w:val="18"/>
                            </w:rPr>
                            <w:t>[J].</w:t>
                          </w:r>
                          <w:r>
                            <w:rPr>
                              <w:sz w:val="18"/>
                              <w:szCs w:val="18"/>
                            </w:rPr>
                            <w:t>西安邮电大学学报</w:t>
                          </w:r>
                          <w:r>
                            <w:rPr>
                              <w:sz w:val="18"/>
                              <w:szCs w:val="18"/>
                            </w:rPr>
                            <w:t>,2023,28(6):1-11.</w:t>
                          </w:r>
                        </w:p>
                        <w:p w14:paraId="2F8D53BB" w14:textId="77777777" w:rsidR="003E2EF6" w:rsidRDefault="003E2EF6">
                          <w:pPr>
                            <w:snapToGrid w:val="0"/>
                            <w:spacing w:line="240" w:lineRule="atLeast"/>
                            <w:ind w:leftChars="439" w:left="922" w:firstLine="1"/>
                          </w:pPr>
                          <w:r>
                            <w:rPr>
                              <w:sz w:val="18"/>
                              <w:szCs w:val="18"/>
                              <w:lang w:val="da-DK"/>
                            </w:rPr>
                            <w:t>DU Jianbo,XU jiao,JIANG Jing,et al.</w:t>
                          </w:r>
                          <w:r>
                            <w:rPr>
                              <w:rFonts w:hint="eastAsia"/>
                              <w:sz w:val="18"/>
                              <w:szCs w:val="18"/>
                              <w:lang w:val="da-DK"/>
                            </w:rPr>
                            <w:t xml:space="preserve"> </w:t>
                          </w:r>
                          <w:r>
                            <w:rPr>
                              <w:sz w:val="18"/>
                              <w:szCs w:val="18"/>
                            </w:rPr>
                            <w:t>Joint optimization algorithm for blockchain driven edge computing systems[J].Journal of Xi'an University of Posts and Telecommunications,2023,28(6):1-11.</w:t>
                          </w:r>
                        </w:p>
                      </w:txbxContent>
                    </v:textbox>
                  </v:shape>
                  <v:line id="Line 19" o:spid="_x0000_s1028" style="position:absolute;visibility:visible;mso-wrap-style:square" from="1134,13037" to="2886,1303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" strokeweight=".5pt">
                    <v:path arrowok="f"/>
                    <o:lock v:ext="edit" shapetype="f"/>
                  </v:line>
                  <w10:wrap type="square"/>
                </v:group>
              </w:pict>
            </mc:Fallback>
          </mc:AlternateContent>
        </w:r>
      </w:ins>
      <w:r w:rsidR="003E2EF6">
        <w:rPr>
          <w:rFonts w:eastAsia="黑体"/>
          <w:b/>
          <w:sz w:val="18"/>
          <w:szCs w:val="18"/>
        </w:rPr>
        <w:t>Keywords</w:t>
      </w:r>
      <w:r w:rsidR="003E2EF6">
        <w:rPr>
          <w:sz w:val="18"/>
          <w:szCs w:val="18"/>
        </w:rPr>
        <w:t>：</w:t>
      </w:r>
      <w:r w:rsidR="003E2EF6">
        <w:rPr>
          <w:rFonts w:hint="eastAsia"/>
          <w:kern w:val="0"/>
          <w:sz w:val="18"/>
          <w:szCs w:val="18"/>
        </w:rPr>
        <w:t>multi-access edge computing</w:t>
      </w:r>
      <w:r w:rsidR="003E2EF6">
        <w:rPr>
          <w:rFonts w:hint="eastAsia"/>
          <w:sz w:val="18"/>
          <w:szCs w:val="18"/>
        </w:rPr>
        <w:t xml:space="preserve">; </w:t>
      </w:r>
      <w:r w:rsidR="003E2EF6">
        <w:rPr>
          <w:sz w:val="18"/>
          <w:szCs w:val="18"/>
        </w:rPr>
        <w:t>blockchain</w:t>
      </w:r>
      <w:r w:rsidR="003E2EF6">
        <w:rPr>
          <w:rFonts w:hint="eastAsia"/>
          <w:sz w:val="18"/>
          <w:szCs w:val="18"/>
        </w:rPr>
        <w:t>;</w:t>
      </w:r>
      <w:r w:rsidR="003E2EF6">
        <w:rPr>
          <w:sz w:val="18"/>
          <w:szCs w:val="18"/>
        </w:rPr>
        <w:t xml:space="preserve"> </w:t>
      </w:r>
      <w:r w:rsidR="003E2EF6">
        <w:rPr>
          <w:rFonts w:hint="eastAsia"/>
          <w:kern w:val="0"/>
          <w:sz w:val="18"/>
          <w:szCs w:val="18"/>
        </w:rPr>
        <w:t>Markov decision process;</w:t>
      </w:r>
      <w:r w:rsidR="003E2EF6">
        <w:rPr>
          <w:kern w:val="0"/>
          <w:sz w:val="18"/>
          <w:szCs w:val="18"/>
        </w:rPr>
        <w:t xml:space="preserve"> </w:t>
      </w:r>
      <w:r w:rsidR="003E2EF6">
        <w:rPr>
          <w:rFonts w:hint="eastAsia"/>
          <w:sz w:val="18"/>
          <w:szCs w:val="18"/>
        </w:rPr>
        <w:t>d</w:t>
      </w:r>
      <w:r w:rsidR="003E2EF6">
        <w:rPr>
          <w:sz w:val="18"/>
          <w:szCs w:val="18"/>
        </w:rPr>
        <w:t xml:space="preserve">eep </w:t>
      </w:r>
      <w:r w:rsidR="003E2EF6">
        <w:rPr>
          <w:rFonts w:hint="eastAsia"/>
          <w:sz w:val="18"/>
          <w:szCs w:val="18"/>
        </w:rPr>
        <w:t>d</w:t>
      </w:r>
      <w:r w:rsidR="003E2EF6">
        <w:rPr>
          <w:sz w:val="18"/>
          <w:szCs w:val="18"/>
        </w:rPr>
        <w:t xml:space="preserve">eterministic </w:t>
      </w:r>
      <w:r w:rsidR="003E2EF6">
        <w:rPr>
          <w:rFonts w:hint="eastAsia"/>
          <w:sz w:val="18"/>
          <w:szCs w:val="18"/>
        </w:rPr>
        <w:t>p</w:t>
      </w:r>
      <w:r w:rsidR="003E2EF6">
        <w:rPr>
          <w:sz w:val="18"/>
          <w:szCs w:val="18"/>
        </w:rPr>
        <w:t xml:space="preserve">olicy </w:t>
      </w:r>
      <w:r w:rsidR="003E2EF6">
        <w:rPr>
          <w:rFonts w:hint="eastAsia"/>
          <w:sz w:val="18"/>
          <w:szCs w:val="18"/>
        </w:rPr>
        <w:t>g</w:t>
      </w:r>
      <w:r w:rsidR="003E2EF6">
        <w:rPr>
          <w:sz w:val="18"/>
          <w:szCs w:val="18"/>
        </w:rPr>
        <w:t>radient algorithm</w:t>
      </w:r>
      <w:r w:rsidR="003E2EF6">
        <w:rPr>
          <w:rFonts w:hint="eastAsia"/>
          <w:sz w:val="18"/>
          <w:szCs w:val="18"/>
        </w:rPr>
        <w:t>;</w:t>
      </w:r>
      <w:r w:rsidR="003E2EF6">
        <w:rPr>
          <w:sz w:val="18"/>
          <w:szCs w:val="18"/>
        </w:rPr>
        <w:t xml:space="preserve"> </w:t>
      </w:r>
    </w:p>
    <w:p w14:paraId="2CCD80E8" w14:textId="77777777" w:rsidR="003E2EF6" w:rsidRDefault="003E2EF6">
      <w:pPr>
        <w:sectPr w:rsidR="003E2EF6">
          <w:headerReference w:type="even" r:id="rId8"/>
          <w:headerReference w:type="default" r:id="rId9"/>
          <w:footerReference w:type="default" r:id="rId10"/>
          <w:headerReference w:type="first" r:id="rId11"/>
          <w:pgSz w:w="11906" w:h="16838"/>
          <w:pgMar w:top="2098" w:right="1134" w:bottom="1134" w:left="1531" w:header="851" w:footer="992" w:gutter="0"/>
          <w:cols w:space="720"/>
          <w:docGrid w:type="lines" w:linePitch="312"/>
        </w:sectPr>
      </w:pPr>
      <w:r>
        <w:rPr>
          <w:rFonts w:ascii="黑体" w:hint="eastAsia"/>
          <w:sz w:val="28"/>
          <w:szCs w:val="28"/>
        </w:rPr>
        <w:t>0</w:t>
      </w:r>
      <w:r>
        <w:rPr>
          <w:rFonts w:ascii="黑体" w:hint="eastAsia"/>
          <w:sz w:val="28"/>
          <w:szCs w:val="28"/>
        </w:rPr>
        <w:t>引言</w:t>
      </w:r>
    </w:p>
    <w:p w14:paraId="3B9C516A" w14:textId="2DB3AC8A" w:rsidR="00EF6507" w:rsidRDefault="00EF6507" w:rsidP="00EF6507">
      <w:pPr>
        <w:ind w:firstLine="480"/>
      </w:pPr>
      <w:bookmarkStart w:id="3" w:name="_Hlk185942817"/>
      <w:bookmarkStart w:id="4" w:name="_Hlk186469838"/>
      <w:bookmarkStart w:id="5" w:name="OLE_LINK10"/>
      <w:r>
        <w:rPr>
          <w:rFonts w:hint="eastAsia"/>
        </w:rPr>
        <w:t>电力物联网是应用于电力行业的工业级物联网，</w:t>
      </w:r>
      <w:bookmarkEnd w:id="3"/>
      <w:r>
        <w:rPr>
          <w:rFonts w:hint="eastAsia"/>
        </w:rPr>
        <w:t>可以快速提升电网的感知、互动与调节能力</w:t>
      </w:r>
      <w:r w:rsidR="00EC4FED">
        <w:rPr>
          <w:rFonts w:hint="eastAsia"/>
        </w:rPr>
        <w:t>【</w:t>
      </w:r>
      <w:r w:rsidR="00EC4FED">
        <w:rPr>
          <w:rFonts w:hint="eastAsia"/>
        </w:rPr>
        <w:t>1</w:t>
      </w:r>
      <w:r w:rsidR="00EC4FED">
        <w:rPr>
          <w:rFonts w:hint="eastAsia"/>
        </w:rPr>
        <w:t>】</w:t>
      </w:r>
      <w:r>
        <w:rPr>
          <w:rFonts w:hint="eastAsia"/>
        </w:rPr>
        <w:t>。</w:t>
      </w:r>
      <w:bookmarkStart w:id="6" w:name="_Hlk186470128"/>
      <w:bookmarkStart w:id="7" w:name="_Hlk185943041"/>
      <w:r>
        <w:rPr>
          <w:rFonts w:hint="eastAsia"/>
        </w:rPr>
        <w:t>作为</w:t>
      </w:r>
      <w:bookmarkStart w:id="8" w:name="_Hlk185943039"/>
      <w:r>
        <w:rPr>
          <w:rFonts w:hint="eastAsia"/>
        </w:rPr>
        <w:t>关乎国计民生的重要基础设施，电力物联网一直是网络攻击的重点目标</w:t>
      </w:r>
      <w:bookmarkEnd w:id="6"/>
      <w:r w:rsidR="00EC4FED">
        <w:rPr>
          <w:rFonts w:hint="eastAsia"/>
        </w:rPr>
        <w:t>【</w:t>
      </w:r>
      <w:r w:rsidR="00EC4FED">
        <w:rPr>
          <w:rFonts w:hint="eastAsia"/>
        </w:rPr>
        <w:t>2</w:t>
      </w:r>
      <w:r w:rsidR="00EC4FED">
        <w:rPr>
          <w:rFonts w:hint="eastAsia"/>
        </w:rPr>
        <w:t>】</w:t>
      </w:r>
      <w:r>
        <w:rPr>
          <w:rFonts w:hint="eastAsia"/>
        </w:rPr>
        <w:t>。</w:t>
      </w:r>
      <w:bookmarkEnd w:id="7"/>
      <w:bookmarkEnd w:id="8"/>
      <w:r w:rsidRPr="00481BE8">
        <w:rPr>
          <w:rFonts w:hint="eastAsia"/>
        </w:rPr>
        <w:t>电力</w:t>
      </w:r>
      <w:r w:rsidRPr="00481BE8">
        <w:rPr>
          <w:rFonts w:hint="eastAsia"/>
        </w:rPr>
        <w:t>物联网是指在电力系统发电、输电、变电、配电、用电等各个环节中，</w:t>
      </w:r>
      <w:r>
        <w:rPr>
          <w:rFonts w:hint="eastAsia"/>
        </w:rPr>
        <w:t>利用现代信息技术，实现电力系统各环节万物互联的智慧服务系统【</w:t>
      </w:r>
      <w:r>
        <w:rPr>
          <w:rFonts w:hint="eastAsia"/>
        </w:rPr>
        <w:t>1</w:t>
      </w:r>
      <w:r>
        <w:rPr>
          <w:rFonts w:hint="eastAsia"/>
        </w:rPr>
        <w:t>】</w:t>
      </w:r>
      <w:r w:rsidR="00EC4FED">
        <w:rPr>
          <w:rFonts w:hint="eastAsia"/>
        </w:rPr>
        <w:t>【】</w:t>
      </w:r>
      <w:r>
        <w:rPr>
          <w:rFonts w:hint="eastAsia"/>
        </w:rPr>
        <w:t>。</w:t>
      </w:r>
      <w:bookmarkEnd w:id="4"/>
      <w:r w:rsidRPr="00481BE8">
        <w:rPr>
          <w:rFonts w:hint="eastAsia"/>
        </w:rPr>
        <w:t>电力物联网的核心是利用智能芯片、人工智能、</w:t>
      </w:r>
      <w:r w:rsidRPr="00481BE8">
        <w:rPr>
          <w:rFonts w:hint="eastAsia"/>
        </w:rPr>
        <w:lastRenderedPageBreak/>
        <w:t>大数据、云计算及无线通信等先进技术</w:t>
      </w:r>
      <w:r>
        <w:rPr>
          <w:rFonts w:hint="eastAsia"/>
        </w:rPr>
        <w:t>保障</w:t>
      </w:r>
      <w:r w:rsidRPr="00481BE8">
        <w:rPr>
          <w:rFonts w:hint="eastAsia"/>
        </w:rPr>
        <w:t>电力</w:t>
      </w:r>
      <w:r>
        <w:rPr>
          <w:rFonts w:hint="eastAsia"/>
        </w:rPr>
        <w:t>系统各个环节</w:t>
      </w:r>
      <w:r w:rsidRPr="00481BE8">
        <w:rPr>
          <w:rFonts w:hint="eastAsia"/>
        </w:rPr>
        <w:t>进行可靠、实时地传输</w:t>
      </w:r>
      <w:r>
        <w:rPr>
          <w:rFonts w:hint="eastAsia"/>
        </w:rPr>
        <w:t>。</w:t>
      </w:r>
      <w:r w:rsidRPr="00481BE8">
        <w:rPr>
          <w:rFonts w:hint="eastAsia"/>
        </w:rPr>
        <w:t>电力物联网终端数量庞大且广泛互联，攻击者可能利用电力物联网</w:t>
      </w:r>
      <w:r>
        <w:rPr>
          <w:rFonts w:hint="eastAsia"/>
        </w:rPr>
        <w:t>系统应用</w:t>
      </w:r>
      <w:r w:rsidRPr="00481BE8">
        <w:rPr>
          <w:rFonts w:hint="eastAsia"/>
        </w:rPr>
        <w:t>的漏洞，通过木马、病毒等恶意软件对整个网络形成巨大安全威胁</w:t>
      </w:r>
      <w:r>
        <w:rPr>
          <w:rFonts w:hint="eastAsia"/>
        </w:rPr>
        <w:t>【</w:t>
      </w:r>
      <w:r>
        <w:rPr>
          <w:rFonts w:hint="eastAsia"/>
        </w:rPr>
        <w:t>2</w:t>
      </w:r>
      <w:r>
        <w:rPr>
          <w:rFonts w:hint="eastAsia"/>
        </w:rPr>
        <w:t>】</w:t>
      </w:r>
      <w:r w:rsidRPr="00481BE8">
        <w:rPr>
          <w:rFonts w:hint="eastAsia"/>
        </w:rPr>
        <w:t>。</w:t>
      </w:r>
    </w:p>
    <w:p w14:paraId="6FC592C9" w14:textId="7619981D" w:rsidR="00602E54" w:rsidRDefault="00D34079" w:rsidP="00EF6507">
      <w:pPr>
        <w:widowControl/>
        <w:spacing w:line="360" w:lineRule="exact"/>
        <w:ind w:firstLineChars="200" w:firstLine="420"/>
        <w:rPr>
          <w:szCs w:val="21"/>
        </w:rPr>
      </w:pPr>
      <w:r w:rsidRPr="00D34079">
        <w:rPr>
          <w:rFonts w:hint="eastAsia"/>
          <w:szCs w:val="21"/>
        </w:rPr>
        <w:t>在电力物联网技术快速演进的趋势下，电力管理应用正面临复杂且多维度的安全挑战。随着电力产业应用与电力消费应用的深度融合，大量异构数据需要在分布式环境中实时</w:t>
      </w:r>
      <w:r w:rsidR="00C61C7F">
        <w:rPr>
          <w:rFonts w:hint="eastAsia"/>
          <w:szCs w:val="21"/>
        </w:rPr>
        <w:t>地进行</w:t>
      </w:r>
      <w:r w:rsidRPr="00D34079">
        <w:rPr>
          <w:rFonts w:hint="eastAsia"/>
          <w:szCs w:val="21"/>
        </w:rPr>
        <w:t>共享和协同，这不仅对系统的安全性和实时性提出了更为严格的要求，也使得文件访问关系日益复杂。</w:t>
      </w:r>
      <w:r w:rsidR="00F14620" w:rsidRPr="00F14620">
        <w:rPr>
          <w:rFonts w:hint="eastAsia"/>
          <w:szCs w:val="21"/>
        </w:rPr>
        <w:t>异常的文件访问行为往往表现在非授权读写、反复尝试获取更高访问权限等方面，一旦未被及时检测和阻断，极易造成数据泄露或关键配置被恶意篡改</w:t>
      </w:r>
      <w:r w:rsidR="00DC4002">
        <w:rPr>
          <w:rFonts w:hint="eastAsia"/>
          <w:szCs w:val="21"/>
        </w:rPr>
        <w:t>【</w:t>
      </w:r>
      <w:r w:rsidR="00DC4002">
        <w:rPr>
          <w:rFonts w:hint="eastAsia"/>
          <w:szCs w:val="21"/>
        </w:rPr>
        <w:t>3</w:t>
      </w:r>
      <w:r w:rsidR="00DC4002">
        <w:rPr>
          <w:rFonts w:hint="eastAsia"/>
          <w:szCs w:val="21"/>
        </w:rPr>
        <w:t>】。</w:t>
      </w:r>
      <w:r w:rsidRPr="00D34079">
        <w:rPr>
          <w:rFonts w:hint="eastAsia"/>
          <w:szCs w:val="21"/>
        </w:rPr>
        <w:t>因此，</w:t>
      </w:r>
      <w:bookmarkStart w:id="9" w:name="_Hlk186467735"/>
      <w:r w:rsidR="00DC4002">
        <w:rPr>
          <w:rFonts w:hint="eastAsia"/>
          <w:szCs w:val="21"/>
        </w:rPr>
        <w:t>需要</w:t>
      </w:r>
      <w:r w:rsidRPr="00D34079">
        <w:rPr>
          <w:rFonts w:hint="eastAsia"/>
          <w:szCs w:val="21"/>
        </w:rPr>
        <w:t>能够主动侦测异常文件访问行为并及时阻断的</w:t>
      </w:r>
      <w:r>
        <w:rPr>
          <w:rFonts w:hint="eastAsia"/>
          <w:szCs w:val="21"/>
        </w:rPr>
        <w:t>访问控制模型</w:t>
      </w:r>
      <w:bookmarkEnd w:id="9"/>
      <w:r w:rsidRPr="00D34079">
        <w:rPr>
          <w:rFonts w:hint="eastAsia"/>
          <w:szCs w:val="21"/>
        </w:rPr>
        <w:t>，</w:t>
      </w:r>
      <w:bookmarkStart w:id="10" w:name="_Hlk186467764"/>
      <w:r w:rsidR="00DC4002">
        <w:rPr>
          <w:rFonts w:hint="eastAsia"/>
          <w:szCs w:val="21"/>
        </w:rPr>
        <w:t>来</w:t>
      </w:r>
      <w:r w:rsidRPr="00D34079">
        <w:rPr>
          <w:rFonts w:hint="eastAsia"/>
          <w:szCs w:val="21"/>
        </w:rPr>
        <w:t>保障电力物联网中文件访问的安全性和完善整体防护体系</w:t>
      </w:r>
      <w:bookmarkEnd w:id="10"/>
      <w:r w:rsidRPr="00D34079">
        <w:rPr>
          <w:rFonts w:hint="eastAsia"/>
          <w:szCs w:val="21"/>
        </w:rPr>
        <w:t>。</w:t>
      </w:r>
      <w:bookmarkStart w:id="11" w:name="_Hlk186468233"/>
      <w:r w:rsidR="00F14620" w:rsidRPr="00F14620">
        <w:rPr>
          <w:rFonts w:hint="eastAsia"/>
          <w:szCs w:val="21"/>
        </w:rPr>
        <w:t>通过在文件访问层面采取主动防御策略，进一步强化系统对异常行为的感知与阻断能力，能够有效降低电力管理应用受到攻击的风险，从而确保数据</w:t>
      </w:r>
      <w:r w:rsidR="005665FB">
        <w:rPr>
          <w:rFonts w:hint="eastAsia"/>
          <w:szCs w:val="21"/>
        </w:rPr>
        <w:t>安全</w:t>
      </w:r>
      <w:r w:rsidR="00F14620" w:rsidRPr="00F14620">
        <w:rPr>
          <w:rFonts w:hint="eastAsia"/>
          <w:szCs w:val="21"/>
        </w:rPr>
        <w:t>与系统的</w:t>
      </w:r>
      <w:r w:rsidR="005665FB">
        <w:rPr>
          <w:rFonts w:hint="eastAsia"/>
          <w:szCs w:val="21"/>
        </w:rPr>
        <w:t>稳定</w:t>
      </w:r>
      <w:r w:rsidR="00F14620" w:rsidRPr="00F14620">
        <w:rPr>
          <w:rFonts w:hint="eastAsia"/>
          <w:szCs w:val="21"/>
        </w:rPr>
        <w:t>运行。</w:t>
      </w:r>
    </w:p>
    <w:p w14:paraId="4E2A3D4E" w14:textId="7055DC2E" w:rsidR="005665FB" w:rsidRPr="004E6D60" w:rsidRDefault="005665FB" w:rsidP="00EF6507">
      <w:pPr>
        <w:widowControl/>
        <w:spacing w:line="360" w:lineRule="exact"/>
        <w:ind w:firstLineChars="200" w:firstLine="420"/>
        <w:rPr>
          <w:szCs w:val="21"/>
        </w:rPr>
      </w:pPr>
      <w:r>
        <w:rPr>
          <w:rFonts w:hint="eastAsia"/>
          <w:szCs w:val="21"/>
        </w:rPr>
        <w:t>（已有研究）</w:t>
      </w:r>
    </w:p>
    <w:bookmarkEnd w:id="11"/>
    <w:p w14:paraId="2816EF8D" w14:textId="036C1594" w:rsidR="002321ED" w:rsidRPr="00616377" w:rsidRDefault="009F6335" w:rsidP="001E725A">
      <w:pPr>
        <w:widowControl/>
        <w:spacing w:line="360" w:lineRule="exact"/>
        <w:ind w:firstLine="420"/>
      </w:pPr>
      <w:r w:rsidRPr="004E6D60">
        <w:rPr>
          <w:rFonts w:ascii="宋体" w:hAnsi="宋体" w:hint="eastAsia"/>
          <w:szCs w:val="21"/>
        </w:rPr>
        <w:t>攻击者通过控制失陷</w:t>
      </w:r>
      <w:r>
        <w:rPr>
          <w:rFonts w:ascii="宋体" w:hAnsi="宋体" w:hint="eastAsia"/>
          <w:szCs w:val="21"/>
        </w:rPr>
        <w:t>终端</w:t>
      </w:r>
      <w:r w:rsidRPr="004E6D60">
        <w:rPr>
          <w:rFonts w:ascii="宋体" w:hAnsi="宋体" w:hint="eastAsia"/>
          <w:szCs w:val="21"/>
        </w:rPr>
        <w:t>，实施由外而内的攻击行为，相较于单一恶意人员所构成的内部威胁，此类潜在威胁的危害性更大。对此，</w:t>
      </w:r>
      <w:r w:rsidR="00602E54" w:rsidRPr="004E6D60">
        <w:rPr>
          <w:rFonts w:ascii="宋体" w:hAnsi="宋体" w:hint="eastAsia"/>
          <w:szCs w:val="21"/>
        </w:rPr>
        <w:t>迅速且准确地识别和阻断失陷终端，是确保接入在低空智联网中各类智能设备维持可靠运行的前提</w:t>
      </w:r>
      <w:r w:rsidR="00602E54" w:rsidRPr="00CB42B5">
        <w:rPr>
          <w:rFonts w:hint="eastAsia"/>
          <w:szCs w:val="21"/>
          <w:vertAlign w:val="superscript"/>
        </w:rPr>
        <w:t>[8]</w:t>
      </w:r>
      <w:r w:rsidR="00602E54" w:rsidRPr="004E6D60">
        <w:rPr>
          <w:rFonts w:ascii="宋体" w:hAnsi="宋体" w:hint="eastAsia"/>
          <w:szCs w:val="21"/>
        </w:rPr>
        <w:t>，对于维护</w:t>
      </w:r>
      <w:r w:rsidR="009206B2">
        <w:rPr>
          <w:rFonts w:ascii="宋体" w:hAnsi="宋体" w:hint="eastAsia"/>
          <w:szCs w:val="21"/>
        </w:rPr>
        <w:t>低空</w:t>
      </w:r>
      <w:r w:rsidR="00602E54" w:rsidRPr="004E6D60">
        <w:rPr>
          <w:rFonts w:ascii="宋体" w:hAnsi="宋体" w:hint="eastAsia"/>
          <w:szCs w:val="21"/>
        </w:rPr>
        <w:t>环境中的数据安全至关重要</w:t>
      </w:r>
      <w:r w:rsidR="0041053D">
        <w:rPr>
          <w:rFonts w:ascii="宋体" w:hAnsi="宋体" w:hint="eastAsia"/>
          <w:szCs w:val="21"/>
        </w:rPr>
        <w:t>。</w:t>
      </w:r>
      <w:r w:rsidR="002321ED">
        <w:rPr>
          <w:rFonts w:ascii="宋体" w:hAnsi="宋体" w:hint="eastAsia"/>
          <w:szCs w:val="21"/>
        </w:rPr>
        <w:t>文献[</w:t>
      </w:r>
      <w:r w:rsidR="002321ED" w:rsidRPr="00E52133">
        <w:rPr>
          <w:rFonts w:ascii="宋体" w:hAnsi="宋体" w:hint="eastAsia"/>
          <w:szCs w:val="21"/>
        </w:rPr>
        <w:t>基于深度学习的</w:t>
      </w:r>
      <w:r w:rsidR="002321ED">
        <w:rPr>
          <w:rFonts w:ascii="宋体" w:hAnsi="宋体"/>
          <w:szCs w:val="21"/>
        </w:rPr>
        <w:t>]</w:t>
      </w:r>
      <w:r w:rsidR="002321ED">
        <w:rPr>
          <w:rFonts w:ascii="宋体" w:hAnsi="宋体" w:hint="eastAsia"/>
          <w:szCs w:val="21"/>
        </w:rPr>
        <w:t>提出一种分层检测响应方案，采用</w:t>
      </w:r>
      <w:r w:rsidR="002321ED">
        <w:rPr>
          <w:rFonts w:ascii="Helvetica" w:hAnsi="Helvetica"/>
          <w:color w:val="060607"/>
          <w:spacing w:val="4"/>
          <w:szCs w:val="21"/>
          <w:shd w:val="clear" w:color="auto" w:fill="FFFFFF"/>
        </w:rPr>
        <w:t>端节点误用检测</w:t>
      </w:r>
      <w:r w:rsidR="002321ED">
        <w:rPr>
          <w:rFonts w:ascii="Helvetica" w:hAnsi="Helvetica" w:hint="eastAsia"/>
          <w:color w:val="060607"/>
          <w:spacing w:val="4"/>
          <w:szCs w:val="21"/>
          <w:shd w:val="clear" w:color="auto" w:fill="FFFFFF"/>
        </w:rPr>
        <w:t>方法并结合</w:t>
      </w:r>
      <w:r w:rsidR="002321ED">
        <w:rPr>
          <w:rFonts w:ascii="Helvetica" w:hAnsi="Helvetica"/>
          <w:color w:val="060607"/>
          <w:spacing w:val="4"/>
          <w:szCs w:val="21"/>
          <w:shd w:val="clear" w:color="auto" w:fill="FFFFFF"/>
        </w:rPr>
        <w:t>深度神经网络分类算法监测无人机行为</w:t>
      </w:r>
      <w:r w:rsidR="002321ED">
        <w:rPr>
          <w:rFonts w:ascii="Helvetica" w:hAnsi="Helvetica" w:hint="eastAsia"/>
          <w:color w:val="060607"/>
          <w:spacing w:val="4"/>
          <w:szCs w:val="21"/>
          <w:shd w:val="clear" w:color="auto" w:fill="FFFFFF"/>
        </w:rPr>
        <w:t>。文献</w:t>
      </w:r>
      <w:r w:rsidR="002321ED">
        <w:rPr>
          <w:rFonts w:ascii="Helvetica" w:hAnsi="Helvetica" w:hint="eastAsia"/>
          <w:color w:val="060607"/>
          <w:spacing w:val="4"/>
          <w:szCs w:val="21"/>
          <w:shd w:val="clear" w:color="auto" w:fill="FFFFFF"/>
        </w:rPr>
        <w:t>[</w:t>
      </w:r>
      <w:r w:rsidR="002321ED">
        <w:rPr>
          <w:rFonts w:ascii="Helvetica" w:hAnsi="Helvetica" w:hint="eastAsia"/>
          <w:color w:val="060607"/>
          <w:spacing w:val="4"/>
          <w:szCs w:val="21"/>
          <w:shd w:val="clear" w:color="auto" w:fill="FFFFFF"/>
        </w:rPr>
        <w:t>结合</w:t>
      </w:r>
      <w:r w:rsidR="002321ED">
        <w:rPr>
          <w:rFonts w:ascii="Helvetica" w:hAnsi="Helvetica" w:hint="eastAsia"/>
          <w:color w:val="060607"/>
          <w:spacing w:val="4"/>
          <w:szCs w:val="21"/>
          <w:shd w:val="clear" w:color="auto" w:fill="FFFFFF"/>
        </w:rPr>
        <w:t>Trans</w:t>
      </w:r>
      <w:r w:rsidR="002321ED" w:rsidRPr="000942D6">
        <w:rPr>
          <w:color w:val="060607"/>
          <w:spacing w:val="4"/>
          <w:szCs w:val="21"/>
          <w:shd w:val="clear" w:color="auto" w:fill="FFFFFF"/>
        </w:rPr>
        <w:t>]</w:t>
      </w:r>
      <w:r w:rsidR="002321ED" w:rsidRPr="000942D6">
        <w:t xml:space="preserve"> </w:t>
      </w:r>
      <w:r w:rsidR="002321ED">
        <w:rPr>
          <w:rFonts w:hint="eastAsia"/>
        </w:rPr>
        <w:t>融合鸽群优化算法和过采样技术</w:t>
      </w:r>
      <w:r w:rsidR="002321ED">
        <w:t>构建了一个集成了</w:t>
      </w:r>
      <w:r w:rsidR="002321ED">
        <w:t>Transformer</w:t>
      </w:r>
      <w:r w:rsidR="002321ED">
        <w:t>和</w:t>
      </w:r>
      <w:r w:rsidR="002321ED">
        <w:t xml:space="preserve"> </w:t>
      </w:r>
      <w:proofErr w:type="spellStart"/>
      <w:r w:rsidR="002321ED">
        <w:t>BiGRU</w:t>
      </w:r>
      <w:proofErr w:type="spellEnd"/>
      <w:r w:rsidR="002321ED">
        <w:t xml:space="preserve"> </w:t>
      </w:r>
      <w:r w:rsidR="002321ED">
        <w:t>的深度学习模型来进行入侵检测。</w:t>
      </w:r>
      <w:r w:rsidR="00C67FA5">
        <w:rPr>
          <w:rFonts w:hint="eastAsia"/>
        </w:rPr>
        <w:t>文献</w:t>
      </w:r>
      <w:r w:rsidR="00C67FA5">
        <w:rPr>
          <w:rFonts w:hint="eastAsia"/>
        </w:rPr>
        <w:t>[</w:t>
      </w:r>
      <w:r w:rsidR="00C67FA5">
        <w:t>]</w:t>
      </w:r>
      <w:r w:rsidR="00857C91">
        <w:rPr>
          <w:rFonts w:hint="eastAsia"/>
        </w:rPr>
        <w:t>提出一种</w:t>
      </w:r>
      <w:r w:rsidR="00186926">
        <w:rPr>
          <w:rFonts w:hint="eastAsia"/>
        </w:rPr>
        <w:t>车载网络中</w:t>
      </w:r>
      <w:r w:rsidR="00857C91">
        <w:rPr>
          <w:rFonts w:hint="eastAsia"/>
        </w:rPr>
        <w:t>基于</w:t>
      </w:r>
      <w:r w:rsidR="00857C91">
        <w:t>B</w:t>
      </w:r>
      <w:r w:rsidR="00857C91">
        <w:rPr>
          <w:rFonts w:hint="eastAsia"/>
        </w:rPr>
        <w:t>i</w:t>
      </w:r>
      <w:r w:rsidR="00857C91">
        <w:t>-LSTM</w:t>
      </w:r>
      <w:r w:rsidR="00857C91">
        <w:rPr>
          <w:rFonts w:hint="eastAsia"/>
        </w:rPr>
        <w:t>网络的入侵检测系统</w:t>
      </w:r>
      <w:r w:rsidR="00E867F4">
        <w:rPr>
          <w:rFonts w:hint="eastAsia"/>
        </w:rPr>
        <w:t>。</w:t>
      </w:r>
      <w:r w:rsidR="002321ED">
        <w:rPr>
          <w:rFonts w:hint="eastAsia"/>
        </w:rPr>
        <w:t>但</w:t>
      </w:r>
      <w:r w:rsidR="00E867F4">
        <w:rPr>
          <w:rFonts w:hint="eastAsia"/>
        </w:rPr>
        <w:t>大部分</w:t>
      </w:r>
      <w:r w:rsidR="002321ED">
        <w:rPr>
          <w:rFonts w:hint="eastAsia"/>
        </w:rPr>
        <w:t>研究仅针对</w:t>
      </w:r>
      <w:r w:rsidR="00392CF9">
        <w:rPr>
          <w:rFonts w:hint="eastAsia"/>
        </w:rPr>
        <w:t>异常</w:t>
      </w:r>
      <w:r w:rsidR="002321ED">
        <w:rPr>
          <w:rFonts w:hint="eastAsia"/>
        </w:rPr>
        <w:t>流量</w:t>
      </w:r>
      <w:r w:rsidR="00392CF9">
        <w:rPr>
          <w:rFonts w:hint="eastAsia"/>
        </w:rPr>
        <w:t>进行</w:t>
      </w:r>
      <w:r w:rsidR="002321ED">
        <w:rPr>
          <w:rFonts w:hint="eastAsia"/>
        </w:rPr>
        <w:t>入侵检测，并未提出一套完整的</w:t>
      </w:r>
      <w:r w:rsidR="002321ED">
        <w:rPr>
          <w:rFonts w:hint="eastAsia"/>
        </w:rPr>
        <w:t>异常终端阻断机制</w:t>
      </w:r>
      <w:r w:rsidR="003E3002">
        <w:rPr>
          <w:rFonts w:hint="eastAsia"/>
        </w:rPr>
        <w:t>，</w:t>
      </w:r>
      <w:r w:rsidR="00424EA6">
        <w:rPr>
          <w:rFonts w:hint="eastAsia"/>
        </w:rPr>
        <w:t>无法有效</w:t>
      </w:r>
      <w:r w:rsidR="00BB3707">
        <w:rPr>
          <w:rFonts w:hint="eastAsia"/>
        </w:rPr>
        <w:t>解决</w:t>
      </w:r>
      <w:r w:rsidR="00424EA6">
        <w:rPr>
          <w:rFonts w:hint="eastAsia"/>
        </w:rPr>
        <w:t>内部</w:t>
      </w:r>
      <w:r w:rsidR="00BB3707">
        <w:rPr>
          <w:rFonts w:hint="eastAsia"/>
        </w:rPr>
        <w:t>失陷终端问题</w:t>
      </w:r>
      <w:r w:rsidR="002321ED" w:rsidRPr="004E6D60">
        <w:rPr>
          <w:rFonts w:ascii="宋体" w:hAnsi="宋体" w:hint="eastAsia"/>
          <w:szCs w:val="21"/>
        </w:rPr>
        <w:t>。</w:t>
      </w:r>
    </w:p>
    <w:p w14:paraId="3C0ED4E3" w14:textId="4F949B8E" w:rsidR="00292FD2" w:rsidRPr="00D80572" w:rsidRDefault="00E715A1" w:rsidP="001E725A">
      <w:pPr>
        <w:widowControl/>
        <w:spacing w:line="360" w:lineRule="exact"/>
        <w:ind w:firstLine="420"/>
        <w:rPr>
          <w:rFonts w:ascii="宋体" w:hAnsi="宋体"/>
          <w:szCs w:val="21"/>
        </w:rPr>
      </w:pPr>
      <w:r w:rsidRPr="004E6D60">
        <w:rPr>
          <w:rFonts w:ascii="宋体" w:hAnsi="宋体" w:hint="eastAsia"/>
          <w:color w:val="000000"/>
          <w:szCs w:val="21"/>
        </w:rPr>
        <w:t>目前，零信任已成为对抗内部威胁</w:t>
      </w:r>
      <w:r w:rsidRPr="004E6D60">
        <w:rPr>
          <w:rFonts w:hint="eastAsia"/>
          <w:szCs w:val="21"/>
        </w:rPr>
        <w:t>[9]</w:t>
      </w:r>
      <w:r w:rsidRPr="004E6D60">
        <w:rPr>
          <w:rFonts w:ascii="宋体" w:hAnsi="宋体" w:hint="eastAsia"/>
          <w:color w:val="000000"/>
          <w:szCs w:val="21"/>
        </w:rPr>
        <w:t>的新范式，是防范终端失陷与保护敏感数据泄露的新思路。</w:t>
      </w:r>
      <w:r w:rsidR="005D4FB2">
        <w:rPr>
          <w:rFonts w:ascii="宋体" w:hAnsi="宋体" w:hint="eastAsia"/>
          <w:szCs w:val="21"/>
        </w:rPr>
        <w:t>其</w:t>
      </w:r>
      <w:r w:rsidR="00141CFB" w:rsidRPr="004E6D60">
        <w:rPr>
          <w:rFonts w:ascii="宋体" w:hAnsi="宋体" w:hint="eastAsia"/>
          <w:szCs w:val="21"/>
        </w:rPr>
        <w:t>作为一种现代网络的安全策略，秉持“永不信任，始终验证”</w:t>
      </w:r>
      <w:r w:rsidR="00191A31">
        <w:rPr>
          <w:rFonts w:ascii="宋体" w:hAnsi="宋体" w:hint="eastAsia"/>
          <w:szCs w:val="21"/>
        </w:rPr>
        <w:t>“内外一视同仁”</w:t>
      </w:r>
      <w:r w:rsidR="00141CFB" w:rsidRPr="004E6D60">
        <w:rPr>
          <w:rFonts w:ascii="宋体" w:hAnsi="宋体" w:hint="eastAsia"/>
          <w:szCs w:val="21"/>
        </w:rPr>
        <w:t>的理念，不预设任何终端设备是安全的，可较好契合低空智联网环境下对</w:t>
      </w:r>
      <w:r w:rsidR="00AA0C1F">
        <w:rPr>
          <w:rFonts w:ascii="宋体" w:hAnsi="宋体" w:hint="eastAsia"/>
          <w:szCs w:val="21"/>
        </w:rPr>
        <w:t>内部</w:t>
      </w:r>
      <w:r w:rsidR="00141CFB" w:rsidRPr="004E6D60">
        <w:rPr>
          <w:rFonts w:ascii="宋体" w:hAnsi="宋体" w:hint="eastAsia"/>
          <w:szCs w:val="21"/>
        </w:rPr>
        <w:t>失陷设备的快速响应需求。</w:t>
      </w:r>
      <w:r w:rsidR="004720FF">
        <w:rPr>
          <w:rFonts w:ascii="宋体" w:hAnsi="宋体" w:hint="eastAsia"/>
          <w:szCs w:val="21"/>
        </w:rPr>
        <w:t>同时，</w:t>
      </w:r>
      <w:r w:rsidR="00292FD2" w:rsidRPr="000E0611">
        <w:rPr>
          <w:rFonts w:hint="eastAsia"/>
          <w:szCs w:val="21"/>
          <w:shd w:val="clear" w:color="auto" w:fill="FFFFFF"/>
        </w:rPr>
        <w:t>为使得零信任架构更好契合现有低空经济布局，引入虚拟化技术部署零信任管控组件</w:t>
      </w:r>
      <w:r w:rsidR="0015435E">
        <w:rPr>
          <w:rFonts w:hint="eastAsia"/>
          <w:szCs w:val="21"/>
          <w:shd w:val="clear" w:color="auto" w:fill="FFFFFF"/>
        </w:rPr>
        <w:t>。</w:t>
      </w:r>
      <w:r w:rsidR="00292FD2" w:rsidRPr="000E0611">
        <w:rPr>
          <w:rFonts w:hint="eastAsia"/>
          <w:szCs w:val="21"/>
          <w:shd w:val="clear" w:color="auto" w:fill="FFFFFF"/>
        </w:rPr>
        <w:t>虚拟化技术作为</w:t>
      </w:r>
      <w:r w:rsidR="00515B08" w:rsidRPr="000E0611">
        <w:rPr>
          <w:rFonts w:hint="eastAsia"/>
          <w:szCs w:val="21"/>
          <w:shd w:val="clear" w:color="auto" w:fill="FFFFFF"/>
        </w:rPr>
        <w:t>一种新型计算资源管理策略</w:t>
      </w:r>
      <w:r w:rsidR="00292FD2" w:rsidRPr="000E0611">
        <w:rPr>
          <w:rFonts w:hint="eastAsia"/>
          <w:szCs w:val="21"/>
          <w:shd w:val="clear" w:color="auto" w:fill="FFFFFF"/>
        </w:rPr>
        <w:t>，为低空智联网下新型技术集成和扩展提供了全新的解决方案。</w:t>
      </w:r>
    </w:p>
    <w:p w14:paraId="653170AA" w14:textId="608A21B8" w:rsidR="00602E54" w:rsidRPr="00EC456D" w:rsidRDefault="00602E54" w:rsidP="0057650F">
      <w:pPr>
        <w:widowControl/>
        <w:spacing w:line="360" w:lineRule="exact"/>
        <w:ind w:firstLine="420"/>
        <w:rPr>
          <w:szCs w:val="21"/>
        </w:rPr>
      </w:pPr>
      <w:r w:rsidRPr="000E0611">
        <w:rPr>
          <w:rFonts w:hint="eastAsia"/>
          <w:szCs w:val="21"/>
          <w:shd w:val="clear" w:color="auto" w:fill="FFFFFF"/>
        </w:rPr>
        <w:t>深入分析低空智联网环境中各类终端设备</w:t>
      </w:r>
      <w:r w:rsidRPr="004E6D60">
        <w:rPr>
          <w:rFonts w:ascii="宋体" w:hAnsi="宋体" w:cs="宋体" w:hint="eastAsia"/>
          <w:color w:val="000000"/>
          <w:szCs w:val="21"/>
          <w:lang w:bidi="ar"/>
        </w:rPr>
        <w:t>的安全需求，依托现有的零信任</w:t>
      </w:r>
      <w:r w:rsidRPr="004E6D60">
        <w:rPr>
          <w:color w:val="000000"/>
          <w:szCs w:val="21"/>
          <w:lang w:bidi="ar"/>
        </w:rPr>
        <w:t>SDP2.0</w:t>
      </w:r>
      <w:r w:rsidRPr="004E6D60">
        <w:rPr>
          <w:rFonts w:ascii="宋体" w:hAnsi="宋体" w:cs="宋体" w:hint="eastAsia"/>
          <w:color w:val="000000"/>
          <w:szCs w:val="21"/>
          <w:lang w:bidi="ar"/>
        </w:rPr>
        <w:t>架构，融合微分段理念及云虚拟化技术，提出了一种融合</w:t>
      </w:r>
      <w:proofErr w:type="spellStart"/>
      <w:r w:rsidRPr="004E6D60">
        <w:rPr>
          <w:color w:val="000000"/>
          <w:szCs w:val="21"/>
          <w:lang w:bidi="ar"/>
        </w:rPr>
        <w:t>BiGRU</w:t>
      </w:r>
      <w:proofErr w:type="spellEnd"/>
      <w:r w:rsidRPr="004E6D60">
        <w:rPr>
          <w:rFonts w:ascii="宋体" w:hAnsi="宋体" w:cs="宋体" w:hint="eastAsia"/>
          <w:color w:val="000000"/>
          <w:szCs w:val="21"/>
          <w:lang w:bidi="ar"/>
        </w:rPr>
        <w:t>神经网络的低空智联网零信任模型。本文</w:t>
      </w:r>
      <w:r w:rsidRPr="0026756C">
        <w:rPr>
          <w:rFonts w:ascii="宋体" w:hAnsi="宋体" w:cs="宋体" w:hint="eastAsia"/>
          <w:color w:val="000000"/>
          <w:szCs w:val="21"/>
          <w:lang w:bidi="ar"/>
        </w:rPr>
        <w:t>创新之处</w:t>
      </w:r>
      <w:r w:rsidRPr="004E6D60">
        <w:rPr>
          <w:rFonts w:ascii="宋体" w:hAnsi="宋体" w:cs="宋体" w:hint="eastAsia"/>
          <w:color w:val="000000"/>
          <w:szCs w:val="21"/>
          <w:lang w:bidi="ar"/>
        </w:rPr>
        <w:t>如下：</w:t>
      </w:r>
    </w:p>
    <w:p w14:paraId="34BC0EE9" w14:textId="44755A7A" w:rsidR="00602E54" w:rsidRPr="004E6D60" w:rsidRDefault="00602E54" w:rsidP="00351AED">
      <w:pPr>
        <w:numPr>
          <w:ilvl w:val="0"/>
          <w:numId w:val="10"/>
        </w:numPr>
        <w:spacing w:line="360" w:lineRule="exact"/>
        <w:ind w:left="0" w:firstLine="425"/>
        <w:rPr>
          <w:szCs w:val="21"/>
        </w:rPr>
      </w:pPr>
      <w:r w:rsidRPr="004E6D60">
        <w:rPr>
          <w:rFonts w:hint="eastAsia"/>
          <w:szCs w:val="21"/>
        </w:rPr>
        <w:t>为更迅速地对</w:t>
      </w:r>
      <w:r w:rsidRPr="004E6D60">
        <w:rPr>
          <w:rFonts w:ascii="宋体" w:hAnsi="宋体" w:cs="宋体" w:hint="eastAsia"/>
          <w:color w:val="000000"/>
          <w:szCs w:val="21"/>
          <w:lang w:bidi="ar"/>
        </w:rPr>
        <w:t>低空智联网</w:t>
      </w:r>
      <w:r w:rsidRPr="004E6D60">
        <w:rPr>
          <w:rFonts w:hint="eastAsia"/>
          <w:szCs w:val="21"/>
        </w:rPr>
        <w:t>内失陷终端做出响应，设计一种</w:t>
      </w:r>
      <w:r w:rsidR="0072769D">
        <w:rPr>
          <w:rFonts w:hint="eastAsia"/>
          <w:szCs w:val="21"/>
        </w:rPr>
        <w:t>适应</w:t>
      </w:r>
      <w:r w:rsidRPr="004E6D60">
        <w:rPr>
          <w:rFonts w:ascii="宋体" w:hAnsi="宋体" w:cs="宋体" w:hint="eastAsia"/>
          <w:color w:val="000000"/>
          <w:szCs w:val="21"/>
          <w:lang w:bidi="ar"/>
        </w:rPr>
        <w:t>低空智联网</w:t>
      </w:r>
      <w:r w:rsidR="0072769D">
        <w:rPr>
          <w:rFonts w:hint="eastAsia"/>
          <w:szCs w:val="21"/>
        </w:rPr>
        <w:t>的</w:t>
      </w:r>
      <w:r w:rsidRPr="004E6D60">
        <w:rPr>
          <w:rFonts w:hint="eastAsia"/>
          <w:szCs w:val="21"/>
        </w:rPr>
        <w:t>虚拟化零信任组件部署方案。将虚拟化技术及微分段策略融入零信任安全架构，引入</w:t>
      </w:r>
      <w:r w:rsidRPr="00261293">
        <w:rPr>
          <w:rFonts w:hint="eastAsia"/>
          <w:szCs w:val="21"/>
        </w:rPr>
        <w:t>域管理器</w:t>
      </w:r>
      <w:r w:rsidRPr="004E6D60">
        <w:rPr>
          <w:rFonts w:hint="eastAsia"/>
          <w:szCs w:val="21"/>
        </w:rPr>
        <w:t>作为零信任架构中边缘化管控组件，强化模型边缘计算能力。</w:t>
      </w:r>
    </w:p>
    <w:p w14:paraId="38E542BE" w14:textId="77777777" w:rsidR="001F3191" w:rsidRDefault="00602E54" w:rsidP="001F3191">
      <w:pPr>
        <w:numPr>
          <w:ilvl w:val="0"/>
          <w:numId w:val="10"/>
        </w:numPr>
        <w:spacing w:line="360" w:lineRule="exact"/>
        <w:ind w:left="0" w:firstLine="425"/>
        <w:rPr>
          <w:szCs w:val="21"/>
        </w:rPr>
      </w:pPr>
      <w:r w:rsidRPr="004E6D60">
        <w:rPr>
          <w:rFonts w:hint="eastAsia"/>
          <w:szCs w:val="21"/>
        </w:rPr>
        <w:t>针对低空智联网终端产生的海量行为数据存在着杂乱、无序等问题，融合卷积神经网络及双向门控单元，设计</w:t>
      </w:r>
      <w:r w:rsidRPr="004E6D60">
        <w:rPr>
          <w:rFonts w:hint="eastAsia"/>
          <w:szCs w:val="21"/>
        </w:rPr>
        <w:t>CNN-</w:t>
      </w:r>
      <w:proofErr w:type="spellStart"/>
      <w:r w:rsidRPr="004E6D60">
        <w:rPr>
          <w:szCs w:val="21"/>
        </w:rPr>
        <w:t>BiGRU</w:t>
      </w:r>
      <w:proofErr w:type="spellEnd"/>
      <w:r w:rsidRPr="004E6D60">
        <w:rPr>
          <w:rFonts w:hint="eastAsia"/>
          <w:szCs w:val="21"/>
        </w:rPr>
        <w:t>混合神经网络，基于时间序列和空间维度对终端行为数据进行多维特征提取，并</w:t>
      </w:r>
      <w:r w:rsidRPr="004E6D60">
        <w:rPr>
          <w:szCs w:val="21"/>
        </w:rPr>
        <w:t>对</w:t>
      </w:r>
      <w:r w:rsidRPr="004E6D60">
        <w:rPr>
          <w:rFonts w:hint="eastAsia"/>
          <w:szCs w:val="21"/>
        </w:rPr>
        <w:t>提取出的规则化特征</w:t>
      </w:r>
      <w:r w:rsidRPr="004E6D60">
        <w:rPr>
          <w:szCs w:val="21"/>
        </w:rPr>
        <w:t>进行建模分析，</w:t>
      </w:r>
      <w:r w:rsidRPr="004E6D60">
        <w:rPr>
          <w:rFonts w:hint="eastAsia"/>
          <w:szCs w:val="21"/>
        </w:rPr>
        <w:t>进而</w:t>
      </w:r>
      <w:r w:rsidRPr="004E6D60">
        <w:rPr>
          <w:szCs w:val="21"/>
        </w:rPr>
        <w:t>预测</w:t>
      </w:r>
      <w:r w:rsidRPr="004E6D60">
        <w:rPr>
          <w:rFonts w:hint="eastAsia"/>
          <w:szCs w:val="21"/>
        </w:rPr>
        <w:t>终端的</w:t>
      </w:r>
      <w:r w:rsidRPr="004E6D60">
        <w:rPr>
          <w:szCs w:val="21"/>
        </w:rPr>
        <w:t>异常因子</w:t>
      </w:r>
      <w:r w:rsidRPr="004E6D60">
        <w:rPr>
          <w:rFonts w:hint="eastAsia"/>
          <w:szCs w:val="21"/>
        </w:rPr>
        <w:t>。</w:t>
      </w:r>
    </w:p>
    <w:p w14:paraId="43CACA7E" w14:textId="0B543797" w:rsidR="00602E54" w:rsidRPr="001F3191" w:rsidRDefault="00602E54" w:rsidP="001F3191">
      <w:pPr>
        <w:numPr>
          <w:ilvl w:val="0"/>
          <w:numId w:val="10"/>
        </w:numPr>
        <w:spacing w:line="360" w:lineRule="exact"/>
        <w:ind w:left="0" w:firstLine="425"/>
        <w:rPr>
          <w:szCs w:val="21"/>
        </w:rPr>
      </w:pPr>
      <w:r w:rsidRPr="001F3191">
        <w:rPr>
          <w:rFonts w:hint="eastAsia"/>
          <w:szCs w:val="21"/>
        </w:rPr>
        <w:t>为及时预警</w:t>
      </w:r>
      <w:r w:rsidRPr="001F3191">
        <w:rPr>
          <w:szCs w:val="21"/>
        </w:rPr>
        <w:t>终端</w:t>
      </w:r>
      <w:r w:rsidRPr="001F3191">
        <w:rPr>
          <w:rFonts w:hint="eastAsia"/>
          <w:szCs w:val="21"/>
        </w:rPr>
        <w:t>异常行为，实时量化终端可信程度</w:t>
      </w:r>
      <w:r w:rsidRPr="001F3191">
        <w:rPr>
          <w:szCs w:val="21"/>
        </w:rPr>
        <w:t>，</w:t>
      </w:r>
      <w:r w:rsidRPr="001F3191">
        <w:rPr>
          <w:rFonts w:hint="eastAsia"/>
          <w:szCs w:val="21"/>
        </w:rPr>
        <w:t>打破传统静态信任评估方式，</w:t>
      </w:r>
      <w:r w:rsidRPr="001F3191">
        <w:rPr>
          <w:szCs w:val="21"/>
        </w:rPr>
        <w:t>提出融合</w:t>
      </w:r>
      <w:r w:rsidRPr="001F3191">
        <w:rPr>
          <w:rFonts w:hint="eastAsia"/>
          <w:szCs w:val="21"/>
        </w:rPr>
        <w:t>异常因子</w:t>
      </w:r>
      <w:r w:rsidRPr="001F3191">
        <w:rPr>
          <w:szCs w:val="21"/>
        </w:rPr>
        <w:t>的</w:t>
      </w:r>
      <w:r w:rsidRPr="001F3191">
        <w:rPr>
          <w:rFonts w:hint="eastAsia"/>
          <w:szCs w:val="21"/>
        </w:rPr>
        <w:t>动态信任评估</w:t>
      </w:r>
      <w:r w:rsidRPr="001F3191">
        <w:rPr>
          <w:szCs w:val="21"/>
        </w:rPr>
        <w:t>方法</w:t>
      </w:r>
      <w:r w:rsidR="00D13094" w:rsidRPr="001F3191">
        <w:rPr>
          <w:rFonts w:hint="eastAsia"/>
          <w:szCs w:val="21"/>
        </w:rPr>
        <w:t>，</w:t>
      </w:r>
      <w:r w:rsidR="00BA564A" w:rsidRPr="001F3191">
        <w:rPr>
          <w:rFonts w:hint="eastAsia"/>
          <w:szCs w:val="21"/>
        </w:rPr>
        <w:t>形成</w:t>
      </w:r>
      <w:r w:rsidRPr="001F3191">
        <w:rPr>
          <w:rFonts w:hint="eastAsia"/>
          <w:szCs w:val="21"/>
        </w:rPr>
        <w:t>动态可信行为认证机制，</w:t>
      </w:r>
      <w:r w:rsidR="00252F19" w:rsidRPr="001F3191">
        <w:rPr>
          <w:rFonts w:hint="eastAsia"/>
          <w:szCs w:val="21"/>
        </w:rPr>
        <w:t>实现失陷终端的快速识别及阻断</w:t>
      </w:r>
      <w:r w:rsidR="00E45942" w:rsidRPr="001F3191">
        <w:rPr>
          <w:rFonts w:hint="eastAsia"/>
          <w:szCs w:val="21"/>
        </w:rPr>
        <w:t>。</w:t>
      </w:r>
    </w:p>
    <w:p w14:paraId="55C72435" w14:textId="1CF6B8DA" w:rsidR="003E2EF6" w:rsidRDefault="003E2EF6">
      <w:pPr>
        <w:pStyle w:val="2"/>
        <w:rPr>
          <w:rFonts w:ascii="黑体"/>
          <w:b w:val="0"/>
          <w:bCs w:val="0"/>
          <w:sz w:val="28"/>
          <w:szCs w:val="28"/>
        </w:rPr>
      </w:pPr>
      <w:r>
        <w:rPr>
          <w:rFonts w:ascii="黑体" w:hint="eastAsia"/>
          <w:b w:val="0"/>
          <w:sz w:val="28"/>
          <w:szCs w:val="28"/>
        </w:rPr>
        <w:lastRenderedPageBreak/>
        <w:t xml:space="preserve">1 </w:t>
      </w:r>
      <w:r w:rsidR="0042510F">
        <w:rPr>
          <w:rFonts w:ascii="黑体" w:hint="eastAsia"/>
          <w:b w:val="0"/>
          <w:sz w:val="28"/>
          <w:szCs w:val="28"/>
        </w:rPr>
        <w:t>系统架构</w:t>
      </w:r>
    </w:p>
    <w:p w14:paraId="415F1C86" w14:textId="6738D420" w:rsidR="00C47E30" w:rsidRDefault="003359BA" w:rsidP="00E25141">
      <w:pPr>
        <w:spacing w:line="360" w:lineRule="exact"/>
        <w:ind w:firstLine="420"/>
        <w:sectPr w:rsidR="00C47E30">
          <w:type w:val="continuous"/>
          <w:pgSz w:w="11906" w:h="16838"/>
          <w:pgMar w:top="2098" w:right="1134" w:bottom="1134" w:left="1531" w:header="851" w:footer="992" w:gutter="0"/>
          <w:cols w:num="2" w:space="425"/>
          <w:docGrid w:type="lines" w:linePitch="312"/>
        </w:sectPr>
      </w:pPr>
      <w:r w:rsidRPr="003359BA">
        <w:rPr>
          <w:rFonts w:hint="eastAsia"/>
          <w:szCs w:val="21"/>
        </w:rPr>
        <w:t>由于电力物联网的开放性和多用户的交互</w:t>
      </w:r>
      <w:r w:rsidRPr="00CC3C6F">
        <w:rPr>
          <w:rFonts w:hint="eastAsia"/>
          <w:szCs w:val="21"/>
          <w:shd w:val="clear" w:color="auto" w:fill="FFFFFF"/>
        </w:rPr>
        <w:t>访问，敏感数据一旦泄漏，将会造成不可预估的损失。</w:t>
      </w:r>
      <w:r w:rsidR="00780335" w:rsidRPr="00CC3C6F">
        <w:rPr>
          <w:rFonts w:hint="eastAsia"/>
          <w:szCs w:val="21"/>
          <w:shd w:val="clear" w:color="auto" w:fill="FFFFFF"/>
        </w:rPr>
        <w:t>如图</w:t>
      </w:r>
      <w:r w:rsidR="00780335" w:rsidRPr="00CC3C6F">
        <w:rPr>
          <w:rFonts w:hint="eastAsia"/>
          <w:szCs w:val="21"/>
          <w:shd w:val="clear" w:color="auto" w:fill="FFFFFF"/>
        </w:rPr>
        <w:t>1</w:t>
      </w:r>
      <w:r w:rsidR="00780335" w:rsidRPr="00CC3C6F">
        <w:rPr>
          <w:rFonts w:hint="eastAsia"/>
          <w:szCs w:val="21"/>
          <w:shd w:val="clear" w:color="auto" w:fill="FFFFFF"/>
        </w:rPr>
        <w:t>所示，</w:t>
      </w:r>
      <w:proofErr w:type="spellStart"/>
      <w:r w:rsidR="00780335" w:rsidRPr="00CC3C6F">
        <w:rPr>
          <w:rFonts w:hint="eastAsia"/>
          <w:szCs w:val="21"/>
          <w:shd w:val="clear" w:color="auto" w:fill="FFFFFF"/>
        </w:rPr>
        <w:t>PIoT</w:t>
      </w:r>
      <w:proofErr w:type="spellEnd"/>
      <w:r w:rsidR="00780335" w:rsidRPr="00CC3C6F">
        <w:rPr>
          <w:rFonts w:hint="eastAsia"/>
          <w:szCs w:val="21"/>
          <w:shd w:val="clear" w:color="auto" w:fill="FFFFFF"/>
        </w:rPr>
        <w:t>体系结构涉及应用层、数据层、网络层和感知层等多个层级，各层之间</w:t>
      </w:r>
      <w:r w:rsidR="00780335" w:rsidRPr="00CC3C6F">
        <w:rPr>
          <w:rFonts w:hint="eastAsia"/>
          <w:szCs w:val="21"/>
          <w:shd w:val="clear" w:color="auto" w:fill="FFFFFF"/>
        </w:rPr>
        <w:t>的数据交互复杂，涉及多种数据类型（</w:t>
      </w:r>
      <w:r w:rsidR="00C47E30" w:rsidRPr="00CC3C6F">
        <w:rPr>
          <w:rFonts w:hint="eastAsia"/>
          <w:szCs w:val="21"/>
          <w:shd w:val="clear" w:color="auto" w:fill="FFFFFF"/>
        </w:rPr>
        <w:t>如图</w:t>
      </w:r>
      <w:r w:rsidR="00C47E30" w:rsidRPr="00CC3C6F">
        <w:rPr>
          <w:rFonts w:hint="eastAsia"/>
          <w:szCs w:val="21"/>
          <w:shd w:val="clear" w:color="auto" w:fill="FFFFFF"/>
        </w:rPr>
        <w:t>1</w:t>
      </w:r>
      <w:r w:rsidR="00C47E30" w:rsidRPr="00CC3C6F">
        <w:rPr>
          <w:rFonts w:hint="eastAsia"/>
          <w:szCs w:val="21"/>
          <w:shd w:val="clear" w:color="auto" w:fill="FFFFFF"/>
        </w:rPr>
        <w:t>所示</w:t>
      </w:r>
      <w:r w:rsidR="00E25141" w:rsidRPr="00CC3C6F">
        <w:rPr>
          <w:rFonts w:hint="eastAsia"/>
          <w:szCs w:val="21"/>
          <w:shd w:val="clear" w:color="auto" w:fill="FFFFFF"/>
        </w:rPr>
        <w:t>。因此，</w:t>
      </w:r>
      <w:r w:rsidR="00453D27" w:rsidRPr="00CC3C6F">
        <w:rPr>
          <w:rFonts w:hint="eastAsia"/>
          <w:szCs w:val="21"/>
          <w:shd w:val="clear" w:color="auto" w:fill="FFFFFF"/>
        </w:rPr>
        <w:t>需要</w:t>
      </w:r>
      <w:r w:rsidR="00692883" w:rsidRPr="00CC3C6F">
        <w:rPr>
          <w:rFonts w:hint="eastAsia"/>
          <w:szCs w:val="21"/>
          <w:shd w:val="clear" w:color="auto" w:fill="FFFFFF"/>
        </w:rPr>
        <w:t>对多层次的异构数据进行标准化处理，将其转换为统一的数据类型，</w:t>
      </w:r>
      <w:r w:rsidR="00453D27" w:rsidRPr="00CC3C6F">
        <w:rPr>
          <w:rFonts w:hint="eastAsia"/>
          <w:szCs w:val="21"/>
          <w:shd w:val="clear" w:color="auto" w:fill="FFFFFF"/>
        </w:rPr>
        <w:t>以进行一致性的数据处理与分析。在此基础上，</w:t>
      </w:r>
      <w:r w:rsidR="00F10587" w:rsidRPr="00CC3C6F">
        <w:rPr>
          <w:rFonts w:hint="eastAsia"/>
          <w:szCs w:val="21"/>
          <w:shd w:val="clear" w:color="auto" w:fill="FFFFFF"/>
        </w:rPr>
        <w:t>构建一套完善的访问控制机制，以有效识别和过滤异常的文件访问行为，对于保障</w:t>
      </w:r>
      <w:proofErr w:type="spellStart"/>
      <w:r w:rsidR="00F10587" w:rsidRPr="00CC3C6F">
        <w:rPr>
          <w:rFonts w:hint="eastAsia"/>
          <w:szCs w:val="21"/>
          <w:shd w:val="clear" w:color="auto" w:fill="FFFFFF"/>
        </w:rPr>
        <w:t>PIoT</w:t>
      </w:r>
      <w:proofErr w:type="spellEnd"/>
      <w:r w:rsidR="00F10587" w:rsidRPr="00CC3C6F">
        <w:rPr>
          <w:rFonts w:hint="eastAsia"/>
          <w:szCs w:val="21"/>
          <w:shd w:val="clear" w:color="auto" w:fill="FFFFFF"/>
        </w:rPr>
        <w:t>环境下用户数据的安全性至关重要。</w:t>
      </w:r>
    </w:p>
    <w:p w14:paraId="3951F8E9" w14:textId="77777777" w:rsidR="009A5F48" w:rsidRDefault="002043D3" w:rsidP="009A5F48">
      <w:pPr>
        <w:jc w:val="center"/>
        <w:sectPr w:rsidR="009A5F48" w:rsidSect="009A5F48">
          <w:type w:val="continuous"/>
          <w:pgSz w:w="11906" w:h="16838"/>
          <w:pgMar w:top="2098" w:right="1134" w:bottom="1134" w:left="1531" w:header="851" w:footer="992" w:gutter="0"/>
          <w:cols w:space="425"/>
          <w:docGrid w:type="lines" w:linePitch="312"/>
        </w:sectPr>
      </w:pPr>
      <w:r>
        <w:rPr>
          <w:noProof/>
        </w:rPr>
        <w:drawing>
          <wp:inline distT="0" distB="0" distL="0" distR="0" wp14:anchorId="133DFAB9" wp14:editId="64B88AFD">
            <wp:extent cx="4093644" cy="3452038"/>
            <wp:effectExtent l="0" t="0" r="0" b="2540"/>
            <wp:docPr id="649777188" name="图片 3"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777188" name="图片 3" descr="图形用户界面, 应用程序&#10;&#10;AI 生成的内容可能不正确。"/>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10774" cy="3550810"/>
                    </a:xfrm>
                    <a:prstGeom prst="rect">
                      <a:avLst/>
                    </a:prstGeom>
                  </pic:spPr>
                </pic:pic>
              </a:graphicData>
            </a:graphic>
          </wp:inline>
        </w:drawing>
      </w:r>
    </w:p>
    <w:p w14:paraId="4637AF58" w14:textId="7317B856" w:rsidR="00C47E30" w:rsidRPr="00C47E30" w:rsidRDefault="00C47E30" w:rsidP="00B511BD">
      <w:pPr>
        <w:jc w:val="center"/>
        <w:rPr>
          <w:rFonts w:ascii="黑体" w:eastAsia="黑体" w:hAnsi="黑体" w:cs="黑体"/>
          <w:sz w:val="18"/>
          <w:szCs w:val="18"/>
        </w:rPr>
      </w:pPr>
      <w:r w:rsidRPr="00C47E30">
        <w:rPr>
          <w:rFonts w:ascii="黑体" w:eastAsia="黑体" w:hAnsi="黑体" w:cs="黑体" w:hint="eastAsia"/>
          <w:sz w:val="18"/>
          <w:szCs w:val="18"/>
        </w:rPr>
        <w:t xml:space="preserve">图1 </w:t>
      </w:r>
      <w:r w:rsidR="00D94B48">
        <w:rPr>
          <w:rFonts w:ascii="黑体" w:eastAsia="黑体" w:hAnsi="黑体" w:cs="黑体" w:hint="eastAsia"/>
          <w:sz w:val="18"/>
          <w:szCs w:val="18"/>
        </w:rPr>
        <w:t>电力物联网</w:t>
      </w:r>
      <w:r w:rsidR="008D65DB">
        <w:rPr>
          <w:rFonts w:ascii="黑体" w:eastAsia="黑体" w:hAnsi="黑体" w:cs="黑体" w:hint="eastAsia"/>
          <w:sz w:val="18"/>
          <w:szCs w:val="18"/>
        </w:rPr>
        <w:t>多层次网络结构</w:t>
      </w:r>
    </w:p>
    <w:p w14:paraId="614EAB31" w14:textId="27145691" w:rsidR="009A6B01" w:rsidRPr="00C47E30" w:rsidRDefault="009A6B01" w:rsidP="009A6B01">
      <w:pPr>
        <w:rPr>
          <w:rFonts w:ascii="黑体" w:eastAsia="黑体" w:hAnsi="黑体" w:cs="黑体"/>
          <w:sz w:val="18"/>
          <w:szCs w:val="18"/>
        </w:rPr>
        <w:sectPr w:rsidR="009A6B01" w:rsidRPr="00C47E30" w:rsidSect="00C47E30">
          <w:type w:val="continuous"/>
          <w:pgSz w:w="11906" w:h="16838"/>
          <w:pgMar w:top="2098" w:right="1134" w:bottom="1134" w:left="1531" w:header="851" w:footer="992" w:gutter="0"/>
          <w:cols w:space="425"/>
          <w:docGrid w:type="lines" w:linePitch="312"/>
        </w:sectPr>
      </w:pPr>
    </w:p>
    <w:p w14:paraId="220A6A0B" w14:textId="1E308D6B" w:rsidR="00C47E30" w:rsidRDefault="00BD622A" w:rsidP="00351AED">
      <w:pPr>
        <w:spacing w:line="360" w:lineRule="exact"/>
        <w:ind w:firstLine="420"/>
        <w:rPr>
          <w:rFonts w:ascii="宋体" w:hAnsi="宋体" w:cs="Arial"/>
        </w:rPr>
      </w:pPr>
      <w:r w:rsidRPr="0022488F">
        <w:rPr>
          <w:rFonts w:hint="eastAsia"/>
          <w:b/>
          <w:bCs/>
          <w:szCs w:val="21"/>
          <w:shd w:val="clear" w:color="auto" w:fill="FFFFFF"/>
        </w:rPr>
        <w:t>感知层</w:t>
      </w:r>
      <w:r w:rsidR="00C47E30" w:rsidRPr="00CC3C6F">
        <w:rPr>
          <w:rFonts w:hint="eastAsia"/>
          <w:szCs w:val="21"/>
          <w:shd w:val="clear" w:color="auto" w:fill="FFFFFF"/>
        </w:rPr>
        <w:t>：</w:t>
      </w:r>
      <w:r w:rsidR="00870D9E" w:rsidRPr="00870D9E">
        <w:rPr>
          <w:rFonts w:hint="eastAsia"/>
          <w:szCs w:val="21"/>
          <w:shd w:val="clear" w:color="auto" w:fill="FFFFFF"/>
        </w:rPr>
        <w:t>感知层是电力物联网（</w:t>
      </w:r>
      <w:r w:rsidR="00870D9E" w:rsidRPr="00870D9E">
        <w:rPr>
          <w:rFonts w:hint="eastAsia"/>
          <w:szCs w:val="21"/>
          <w:shd w:val="clear" w:color="auto" w:fill="FFFFFF"/>
        </w:rPr>
        <w:t xml:space="preserve">Power Internet of Things, </w:t>
      </w:r>
      <w:proofErr w:type="spellStart"/>
      <w:r w:rsidR="00870D9E" w:rsidRPr="00870D9E">
        <w:rPr>
          <w:rFonts w:hint="eastAsia"/>
          <w:szCs w:val="21"/>
          <w:shd w:val="clear" w:color="auto" w:fill="FFFFFF"/>
        </w:rPr>
        <w:t>PIoT</w:t>
      </w:r>
      <w:proofErr w:type="spellEnd"/>
      <w:r w:rsidR="00870D9E" w:rsidRPr="00870D9E">
        <w:rPr>
          <w:rFonts w:hint="eastAsia"/>
          <w:szCs w:val="21"/>
          <w:shd w:val="clear" w:color="auto" w:fill="FFFFFF"/>
        </w:rPr>
        <w:t>）体系架构的基础层，</w:t>
      </w:r>
      <w:r w:rsidR="0059143B" w:rsidRPr="0059143B">
        <w:rPr>
          <w:rFonts w:hint="eastAsia"/>
          <w:szCs w:val="21"/>
          <w:shd w:val="clear" w:color="auto" w:fill="FFFFFF"/>
        </w:rPr>
        <w:t>主要由智能电表、传感器节点、智能变电站设备及数据采集终端</w:t>
      </w:r>
      <w:r w:rsidR="0025097A">
        <w:rPr>
          <w:szCs w:val="21"/>
          <w:shd w:val="clear" w:color="auto" w:fill="FFFFFF"/>
        </w:rPr>
        <w:t>(DAT)</w:t>
      </w:r>
      <w:r w:rsidR="0059143B" w:rsidRPr="0059143B">
        <w:rPr>
          <w:rFonts w:hint="eastAsia"/>
          <w:szCs w:val="21"/>
          <w:shd w:val="clear" w:color="auto" w:fill="FFFFFF"/>
        </w:rPr>
        <w:t>组成，</w:t>
      </w:r>
      <w:r w:rsidR="00987F74">
        <w:rPr>
          <w:rFonts w:hint="eastAsia"/>
          <w:szCs w:val="21"/>
          <w:shd w:val="clear" w:color="auto" w:fill="FFFFFF"/>
        </w:rPr>
        <w:t>负责“发电</w:t>
      </w:r>
      <w:r w:rsidR="00987F74">
        <w:rPr>
          <w:rFonts w:hint="eastAsia"/>
          <w:szCs w:val="21"/>
          <w:shd w:val="clear" w:color="auto" w:fill="FFFFFF"/>
        </w:rPr>
        <w:t>-</w:t>
      </w:r>
      <w:r w:rsidR="00987F74">
        <w:rPr>
          <w:rFonts w:hint="eastAsia"/>
          <w:szCs w:val="21"/>
          <w:shd w:val="clear" w:color="auto" w:fill="FFFFFF"/>
        </w:rPr>
        <w:t>输电</w:t>
      </w:r>
      <w:r w:rsidR="00987F74">
        <w:rPr>
          <w:rFonts w:hint="eastAsia"/>
          <w:szCs w:val="21"/>
          <w:shd w:val="clear" w:color="auto" w:fill="FFFFFF"/>
        </w:rPr>
        <w:t>-</w:t>
      </w:r>
      <w:r w:rsidR="00987F74">
        <w:rPr>
          <w:rFonts w:hint="eastAsia"/>
          <w:szCs w:val="21"/>
          <w:shd w:val="clear" w:color="auto" w:fill="FFFFFF"/>
        </w:rPr>
        <w:t>变电</w:t>
      </w:r>
      <w:r w:rsidR="00987F74">
        <w:rPr>
          <w:rFonts w:hint="eastAsia"/>
          <w:szCs w:val="21"/>
          <w:shd w:val="clear" w:color="auto" w:fill="FFFFFF"/>
        </w:rPr>
        <w:t>-</w:t>
      </w:r>
      <w:r w:rsidR="00987F74">
        <w:rPr>
          <w:rFonts w:hint="eastAsia"/>
          <w:szCs w:val="21"/>
          <w:shd w:val="clear" w:color="auto" w:fill="FFFFFF"/>
        </w:rPr>
        <w:t>用电</w:t>
      </w:r>
      <w:r w:rsidR="0054617C">
        <w:rPr>
          <w:rFonts w:hint="eastAsia"/>
          <w:szCs w:val="21"/>
          <w:shd w:val="clear" w:color="auto" w:fill="FFFFFF"/>
        </w:rPr>
        <w:t>”</w:t>
      </w:r>
      <w:r w:rsidR="00987F74">
        <w:rPr>
          <w:rFonts w:hint="eastAsia"/>
          <w:szCs w:val="21"/>
          <w:shd w:val="clear" w:color="auto" w:fill="FFFFFF"/>
        </w:rPr>
        <w:t>各个单位数据采集</w:t>
      </w:r>
      <w:r w:rsidR="009603F5">
        <w:rPr>
          <w:rFonts w:hint="eastAsia"/>
          <w:szCs w:val="21"/>
          <w:shd w:val="clear" w:color="auto" w:fill="FFFFFF"/>
        </w:rPr>
        <w:t>，</w:t>
      </w:r>
      <w:bookmarkStart w:id="12" w:name="_Hlk191462580"/>
      <w:r w:rsidR="009603F5">
        <w:rPr>
          <w:rFonts w:hint="eastAsia"/>
          <w:szCs w:val="21"/>
          <w:shd w:val="clear" w:color="auto" w:fill="FFFFFF"/>
        </w:rPr>
        <w:t>海量</w:t>
      </w:r>
      <w:r w:rsidR="00A56280">
        <w:rPr>
          <w:rFonts w:hint="eastAsia"/>
          <w:szCs w:val="21"/>
          <w:shd w:val="clear" w:color="auto" w:fill="FFFFFF"/>
        </w:rPr>
        <w:t>不同类型、</w:t>
      </w:r>
      <w:r w:rsidR="00632205">
        <w:rPr>
          <w:rFonts w:hint="eastAsia"/>
          <w:szCs w:val="21"/>
          <w:shd w:val="clear" w:color="auto" w:fill="FFFFFF"/>
        </w:rPr>
        <w:t>长短不一的</w:t>
      </w:r>
      <w:r w:rsidR="009603F5">
        <w:rPr>
          <w:rFonts w:hint="eastAsia"/>
          <w:szCs w:val="21"/>
          <w:shd w:val="clear" w:color="auto" w:fill="FFFFFF"/>
        </w:rPr>
        <w:t>异构数据</w:t>
      </w:r>
      <w:r w:rsidR="006C4593">
        <w:rPr>
          <w:rFonts w:hint="eastAsia"/>
          <w:szCs w:val="21"/>
          <w:shd w:val="clear" w:color="auto" w:fill="FFFFFF"/>
        </w:rPr>
        <w:t>导致</w:t>
      </w:r>
      <w:r w:rsidR="00B3392B">
        <w:rPr>
          <w:rFonts w:hint="eastAsia"/>
          <w:szCs w:val="21"/>
          <w:shd w:val="clear" w:color="auto" w:fill="FFFFFF"/>
        </w:rPr>
        <w:t>后续访问控制的</w:t>
      </w:r>
      <w:bookmarkEnd w:id="12"/>
      <w:r w:rsidR="000D6F7A">
        <w:rPr>
          <w:rFonts w:hint="eastAsia"/>
          <w:szCs w:val="21"/>
          <w:shd w:val="clear" w:color="auto" w:fill="FFFFFF"/>
        </w:rPr>
        <w:t>复杂性增加</w:t>
      </w:r>
      <w:r w:rsidR="005D3ACE">
        <w:rPr>
          <w:rFonts w:hint="eastAsia"/>
          <w:szCs w:val="21"/>
          <w:shd w:val="clear" w:color="auto" w:fill="FFFFFF"/>
        </w:rPr>
        <w:t>。</w:t>
      </w:r>
    </w:p>
    <w:p w14:paraId="0492E96A" w14:textId="46C93A42" w:rsidR="00C47E30" w:rsidRDefault="00C03FE5" w:rsidP="00351AED">
      <w:pPr>
        <w:spacing w:line="360" w:lineRule="exact"/>
        <w:ind w:firstLine="420"/>
      </w:pPr>
      <w:r>
        <w:rPr>
          <w:rFonts w:hint="eastAsia"/>
          <w:b/>
        </w:rPr>
        <w:t>网络层</w:t>
      </w:r>
      <w:r w:rsidR="00C47E30">
        <w:rPr>
          <w:rFonts w:hint="eastAsia"/>
          <w:b/>
        </w:rPr>
        <w:t>：</w:t>
      </w:r>
      <w:r w:rsidR="0004218E">
        <w:rPr>
          <w:rFonts w:hint="eastAsia"/>
        </w:rPr>
        <w:t>网</w:t>
      </w:r>
      <w:r w:rsidR="0004218E" w:rsidRPr="0004218E">
        <w:rPr>
          <w:rFonts w:hint="eastAsia"/>
        </w:rPr>
        <w:t>络层负责</w:t>
      </w:r>
      <w:proofErr w:type="spellStart"/>
      <w:r w:rsidR="0004218E" w:rsidRPr="0004218E">
        <w:rPr>
          <w:rFonts w:hint="eastAsia"/>
        </w:rPr>
        <w:t>PIoT</w:t>
      </w:r>
      <w:proofErr w:type="spellEnd"/>
      <w:r w:rsidR="0004218E" w:rsidRPr="0004218E">
        <w:rPr>
          <w:rFonts w:hint="eastAsia"/>
        </w:rPr>
        <w:t>数据的传输与路由管理</w:t>
      </w:r>
      <w:r w:rsidR="002F5198">
        <w:rPr>
          <w:rFonts w:hint="eastAsia"/>
        </w:rPr>
        <w:t>，</w:t>
      </w:r>
      <w:r w:rsidR="002F5198" w:rsidRPr="002F5198">
        <w:rPr>
          <w:rFonts w:hint="eastAsia"/>
        </w:rPr>
        <w:t>承担感知层与数据层之间的信息交互。</w:t>
      </w:r>
      <w:r w:rsidR="00F67EE4" w:rsidRPr="00B86CA9">
        <w:rPr>
          <w:rFonts w:hint="eastAsia"/>
        </w:rPr>
        <w:t>所有网络设备均需部署访问行为监测模块</w:t>
      </w:r>
      <w:r w:rsidR="00AE06D7" w:rsidRPr="00B86CA9">
        <w:rPr>
          <w:rFonts w:hint="eastAsia"/>
        </w:rPr>
        <w:t>，对数</w:t>
      </w:r>
      <w:r w:rsidR="00AE06D7" w:rsidRPr="00B86CA9">
        <w:rPr>
          <w:rFonts w:hint="eastAsia"/>
        </w:rPr>
        <w:t>据传输过程中的访问行为进行实时分析，并通过历史访问数据优化白名单规则，提高访问控制的精准度与响应效率。</w:t>
      </w:r>
    </w:p>
    <w:p w14:paraId="4703A61E" w14:textId="73DD2864" w:rsidR="003E2EF6" w:rsidRDefault="00D96039" w:rsidP="00A62A5E">
      <w:pPr>
        <w:widowControl/>
        <w:spacing w:line="360" w:lineRule="exact"/>
        <w:ind w:firstLine="420"/>
        <w:rPr>
          <w:rFonts w:cs="Arial"/>
          <w:bCs/>
        </w:rPr>
      </w:pPr>
      <w:bookmarkStart w:id="13" w:name="_Hlk191463775"/>
      <w:r>
        <w:rPr>
          <w:rFonts w:ascii="Arial" w:hAnsi="Arial" w:cs="Arial" w:hint="eastAsia"/>
          <w:b/>
        </w:rPr>
        <w:t>数据层</w:t>
      </w:r>
      <w:r w:rsidR="00D92D66">
        <w:rPr>
          <w:rFonts w:cs="Arial" w:hint="eastAsia"/>
          <w:b/>
        </w:rPr>
        <w:t>：</w:t>
      </w:r>
      <w:r w:rsidR="00DD79FE" w:rsidRPr="00DD79FE">
        <w:rPr>
          <w:rFonts w:cs="Arial" w:hint="eastAsia"/>
          <w:bCs/>
        </w:rPr>
        <w:t>数据层存储并管理电力物联网中的</w:t>
      </w:r>
      <w:r w:rsidR="00DE7371" w:rsidRPr="00DE7371">
        <w:rPr>
          <w:rFonts w:cs="Arial" w:hint="eastAsia"/>
          <w:bCs/>
        </w:rPr>
        <w:t>结构化数据和非结构化数据</w:t>
      </w:r>
      <w:r w:rsidR="00290B56">
        <w:rPr>
          <w:rFonts w:cs="Arial" w:hint="eastAsia"/>
          <w:bCs/>
        </w:rPr>
        <w:t>。</w:t>
      </w:r>
    </w:p>
    <w:p w14:paraId="6B7ED821" w14:textId="30CCCCD2" w:rsidR="00D96039" w:rsidRDefault="00D96039" w:rsidP="00D96039">
      <w:pPr>
        <w:widowControl/>
        <w:spacing w:line="360" w:lineRule="exact"/>
        <w:ind w:firstLine="420"/>
        <w:rPr>
          <w:rFonts w:cs="Arial"/>
          <w:bCs/>
        </w:rPr>
      </w:pPr>
      <w:r>
        <w:rPr>
          <w:rFonts w:cs="Arial" w:hint="eastAsia"/>
          <w:b/>
        </w:rPr>
        <w:t>应用层：</w:t>
      </w:r>
      <w:r w:rsidR="0065782D" w:rsidRPr="0065782D">
        <w:rPr>
          <w:rFonts w:cs="Arial" w:hint="eastAsia"/>
          <w:bCs/>
        </w:rPr>
        <w:t>应用层是用户交互的核心，主要包括电力行业应用、电力消费应用及电力管理应用。</w:t>
      </w:r>
      <w:r w:rsidR="00612664" w:rsidRPr="00612664">
        <w:rPr>
          <w:rFonts w:cs="Arial" w:hint="eastAsia"/>
          <w:bCs/>
        </w:rPr>
        <w:t>通过监测用户的行为模式</w:t>
      </w:r>
      <w:r w:rsidR="00612664">
        <w:rPr>
          <w:rFonts w:cs="Arial" w:hint="eastAsia"/>
          <w:bCs/>
        </w:rPr>
        <w:t>，</w:t>
      </w:r>
      <w:r w:rsidR="00612664" w:rsidRPr="00612664">
        <w:rPr>
          <w:rFonts w:cs="Arial" w:hint="eastAsia"/>
          <w:bCs/>
        </w:rPr>
        <w:t>动态调整访问权限。</w:t>
      </w:r>
    </w:p>
    <w:p w14:paraId="5F404C58" w14:textId="77777777" w:rsidR="00BE241E" w:rsidRDefault="00BE241E" w:rsidP="00F0538F">
      <w:pPr>
        <w:widowControl/>
        <w:rPr>
          <w:b/>
          <w:bCs/>
          <w:strike/>
        </w:rPr>
        <w:sectPr w:rsidR="00BE241E">
          <w:type w:val="continuous"/>
          <w:pgSz w:w="11906" w:h="16838"/>
          <w:pgMar w:top="2098" w:right="1134" w:bottom="1134" w:left="1531" w:header="851" w:footer="992" w:gutter="0"/>
          <w:cols w:num="2" w:space="425"/>
          <w:docGrid w:type="lines" w:linePitch="312"/>
        </w:sectPr>
      </w:pPr>
    </w:p>
    <w:p w14:paraId="40BDA2E3" w14:textId="1630DB62" w:rsidR="00BE241E" w:rsidRDefault="00C52B11" w:rsidP="00F0538F">
      <w:pPr>
        <w:widowControl/>
        <w:rPr>
          <w:b/>
          <w:bCs/>
          <w:strike/>
        </w:rPr>
        <w:sectPr w:rsidR="00BE241E" w:rsidSect="00BE241E">
          <w:type w:val="continuous"/>
          <w:pgSz w:w="11906" w:h="16838"/>
          <w:pgMar w:top="2098" w:right="1134" w:bottom="1134" w:left="1531" w:header="851" w:footer="992" w:gutter="0"/>
          <w:cols w:space="425"/>
          <w:docGrid w:type="lines" w:linePitch="312"/>
        </w:sectPr>
      </w:pPr>
      <w:r w:rsidRPr="00C52B11">
        <w:rPr>
          <w:b/>
          <w:bCs/>
          <w:noProof/>
        </w:rPr>
        <w:lastRenderedPageBreak/>
        <w:drawing>
          <wp:inline distT="0" distB="0" distL="0" distR="0" wp14:anchorId="6B5D07BB" wp14:editId="4C928D00">
            <wp:extent cx="5868035" cy="5020945"/>
            <wp:effectExtent l="0" t="0" r="0" b="0"/>
            <wp:docPr id="87433784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37847" name="图片 87433784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68035" cy="5020945"/>
                    </a:xfrm>
                    <a:prstGeom prst="rect">
                      <a:avLst/>
                    </a:prstGeom>
                  </pic:spPr>
                </pic:pic>
              </a:graphicData>
            </a:graphic>
          </wp:inline>
        </w:drawing>
      </w:r>
    </w:p>
    <w:p w14:paraId="09D85439" w14:textId="0C2A8578" w:rsidR="00BE241E" w:rsidRPr="00F56F4B" w:rsidRDefault="00BE241E" w:rsidP="00F56F4B">
      <w:pPr>
        <w:widowControl/>
        <w:jc w:val="center"/>
        <w:rPr>
          <w:b/>
          <w:bCs/>
        </w:rPr>
        <w:sectPr w:rsidR="00BE241E" w:rsidRPr="00F56F4B" w:rsidSect="00BE241E">
          <w:type w:val="continuous"/>
          <w:pgSz w:w="11906" w:h="16838"/>
          <w:pgMar w:top="2098" w:right="1134" w:bottom="1134" w:left="1531" w:header="851" w:footer="992" w:gutter="0"/>
          <w:cols w:space="425"/>
          <w:docGrid w:type="lines" w:linePitch="312"/>
        </w:sectPr>
      </w:pPr>
      <w:r>
        <w:rPr>
          <w:rFonts w:hint="eastAsia"/>
          <w:b/>
          <w:bCs/>
        </w:rPr>
        <w:t>图</w:t>
      </w:r>
      <w:r>
        <w:rPr>
          <w:rFonts w:hint="eastAsia"/>
          <w:b/>
          <w:bCs/>
        </w:rPr>
        <w:t xml:space="preserve"> </w:t>
      </w:r>
      <w:r>
        <w:rPr>
          <w:rFonts w:hint="eastAsia"/>
          <w:b/>
          <w:bCs/>
        </w:rPr>
        <w:t>系统架构图</w:t>
      </w:r>
    </w:p>
    <w:p w14:paraId="010EFD82" w14:textId="686BBEE9" w:rsidR="00EF5E36" w:rsidRDefault="00DA2247" w:rsidP="0056715A">
      <w:pPr>
        <w:widowControl/>
        <w:ind w:firstLineChars="200" w:firstLine="420"/>
        <w:rPr>
          <w:szCs w:val="21"/>
          <w:shd w:val="clear" w:color="auto" w:fill="FFFFFF"/>
        </w:rPr>
      </w:pPr>
      <w:r w:rsidRPr="00DA2247">
        <w:rPr>
          <w:rFonts w:hint="eastAsia"/>
          <w:szCs w:val="21"/>
          <w:shd w:val="clear" w:color="auto" w:fill="FFFFFF"/>
        </w:rPr>
        <w:t>随着</w:t>
      </w:r>
      <w:proofErr w:type="spellStart"/>
      <w:r w:rsidRPr="00DA2247">
        <w:rPr>
          <w:rFonts w:hint="eastAsia"/>
          <w:szCs w:val="21"/>
          <w:shd w:val="clear" w:color="auto" w:fill="FFFFFF"/>
        </w:rPr>
        <w:t>PIoT</w:t>
      </w:r>
      <w:proofErr w:type="spellEnd"/>
      <w:r w:rsidR="00076007">
        <w:rPr>
          <w:rFonts w:hint="eastAsia"/>
          <w:szCs w:val="21"/>
          <w:shd w:val="clear" w:color="auto" w:fill="FFFFFF"/>
        </w:rPr>
        <w:t>的广泛应用，</w:t>
      </w:r>
      <w:r w:rsidR="006601F6">
        <w:rPr>
          <w:rFonts w:hint="eastAsia"/>
          <w:szCs w:val="21"/>
          <w:shd w:val="clear" w:color="auto" w:fill="FFFFFF"/>
        </w:rPr>
        <w:t>电力物联网系统的数字化、智能化程度不断提高，</w:t>
      </w:r>
      <w:r w:rsidR="006A01AB">
        <w:rPr>
          <w:rFonts w:hint="eastAsia"/>
          <w:szCs w:val="21"/>
          <w:shd w:val="clear" w:color="auto" w:fill="FFFFFF"/>
        </w:rPr>
        <w:t>但同时也面临着</w:t>
      </w:r>
      <w:r w:rsidR="006A01AB" w:rsidRPr="006A01AB">
        <w:rPr>
          <w:rFonts w:hint="eastAsia"/>
          <w:szCs w:val="21"/>
          <w:shd w:val="clear" w:color="auto" w:fill="FFFFFF"/>
        </w:rPr>
        <w:t>文件访问安全性和高效管理的严峻挑战。</w:t>
      </w:r>
      <w:r w:rsidR="00344BE8">
        <w:rPr>
          <w:rFonts w:hint="eastAsia"/>
          <w:szCs w:val="21"/>
          <w:shd w:val="clear" w:color="auto" w:fill="FFFFFF"/>
        </w:rPr>
        <w:t>鉴于传统</w:t>
      </w:r>
      <w:r w:rsidR="00FA72FF">
        <w:rPr>
          <w:rFonts w:hint="eastAsia"/>
          <w:szCs w:val="21"/>
          <w:shd w:val="clear" w:color="auto" w:fill="FFFFFF"/>
        </w:rPr>
        <w:t>的静态检测方法</w:t>
      </w:r>
      <w:r w:rsidR="00266EFF" w:rsidRPr="00266EFF">
        <w:rPr>
          <w:rFonts w:hint="eastAsia"/>
          <w:szCs w:val="21"/>
          <w:shd w:val="clear" w:color="auto" w:fill="FFFFFF"/>
        </w:rPr>
        <w:t>难以适应高动态</w:t>
      </w:r>
      <w:r w:rsidR="006F4B09">
        <w:rPr>
          <w:rFonts w:hint="eastAsia"/>
          <w:szCs w:val="21"/>
          <w:shd w:val="clear" w:color="auto" w:fill="FFFFFF"/>
        </w:rPr>
        <w:t>、</w:t>
      </w:r>
      <w:r w:rsidR="00CE4055">
        <w:rPr>
          <w:rFonts w:hint="eastAsia"/>
          <w:szCs w:val="21"/>
          <w:shd w:val="clear" w:color="auto" w:fill="FFFFFF"/>
        </w:rPr>
        <w:t>大规模并发</w:t>
      </w:r>
      <w:r w:rsidR="000055E2">
        <w:rPr>
          <w:rFonts w:hint="eastAsia"/>
          <w:szCs w:val="21"/>
          <w:shd w:val="clear" w:color="auto" w:fill="FFFFFF"/>
        </w:rPr>
        <w:t>以及高实时性的要求，本文提出</w:t>
      </w:r>
      <w:r w:rsidR="00E420DD">
        <w:rPr>
          <w:rFonts w:hint="eastAsia"/>
          <w:szCs w:val="21"/>
          <w:shd w:val="clear" w:color="auto" w:fill="FFFFFF"/>
        </w:rPr>
        <w:t>了一种</w:t>
      </w:r>
      <w:r w:rsidR="000725EC">
        <w:rPr>
          <w:rFonts w:hint="eastAsia"/>
          <w:szCs w:val="21"/>
          <w:shd w:val="clear" w:color="auto" w:fill="FFFFFF"/>
        </w:rPr>
        <w:t>聚类白名单规则集的访问控制模型</w:t>
      </w:r>
      <w:r w:rsidR="00B20535">
        <w:rPr>
          <w:rFonts w:hint="eastAsia"/>
          <w:szCs w:val="21"/>
          <w:shd w:val="clear" w:color="auto" w:fill="FFFFFF"/>
        </w:rPr>
        <w:t>，该模型</w:t>
      </w:r>
      <w:r w:rsidR="00B20535" w:rsidRPr="00B20535">
        <w:rPr>
          <w:rFonts w:hint="eastAsia"/>
          <w:szCs w:val="21"/>
          <w:shd w:val="clear" w:color="auto" w:fill="FFFFFF"/>
        </w:rPr>
        <w:t>自动化聚类分析和动态异常检测</w:t>
      </w:r>
      <w:r w:rsidR="00704E04">
        <w:rPr>
          <w:rFonts w:hint="eastAsia"/>
          <w:szCs w:val="21"/>
          <w:shd w:val="clear" w:color="auto" w:fill="FFFFFF"/>
        </w:rPr>
        <w:t>，能够动态调整访问策略，提高异常访问的检测能力，如图所示，该架构分为</w:t>
      </w:r>
      <w:r w:rsidR="00F23E1B" w:rsidRPr="00F23E1B">
        <w:rPr>
          <w:rFonts w:hint="eastAsia"/>
          <w:szCs w:val="21"/>
          <w:shd w:val="clear" w:color="auto" w:fill="FFFFFF"/>
        </w:rPr>
        <w:t>终端接入层、网络通信层和访问控制层</w:t>
      </w:r>
      <w:r w:rsidR="00F23E1B">
        <w:rPr>
          <w:rFonts w:hint="eastAsia"/>
          <w:szCs w:val="21"/>
          <w:shd w:val="clear" w:color="auto" w:fill="FFFFFF"/>
        </w:rPr>
        <w:t>。</w:t>
      </w:r>
    </w:p>
    <w:p w14:paraId="58C19163" w14:textId="02E53BBA" w:rsidR="001265A6" w:rsidRDefault="00D75C2F" w:rsidP="0056715A">
      <w:pPr>
        <w:widowControl/>
        <w:ind w:firstLineChars="200" w:firstLine="428"/>
        <w:rPr>
          <w:szCs w:val="21"/>
          <w:shd w:val="clear" w:color="auto" w:fill="FFFFFF"/>
        </w:rPr>
      </w:pPr>
      <w:bookmarkStart w:id="14" w:name="_Hlk192773661"/>
      <w:r w:rsidRPr="00047155">
        <w:rPr>
          <w:rFonts w:hint="eastAsia"/>
          <w:b/>
          <w:bCs/>
          <w:szCs w:val="21"/>
          <w:shd w:val="clear" w:color="auto" w:fill="FFFFFF"/>
        </w:rPr>
        <w:t>终端接入层：</w:t>
      </w:r>
      <w:bookmarkEnd w:id="14"/>
      <w:r w:rsidR="00884570" w:rsidRPr="00884570">
        <w:rPr>
          <w:rFonts w:hint="eastAsia"/>
          <w:szCs w:val="21"/>
          <w:shd w:val="clear" w:color="auto" w:fill="FFFFFF"/>
        </w:rPr>
        <w:t>由电力物联网中的各类智能设备、终端系统和远程访问接口组成，包括智能电表</w:t>
      </w:r>
      <w:r w:rsidR="00884570">
        <w:rPr>
          <w:rFonts w:hint="eastAsia"/>
          <w:szCs w:val="21"/>
          <w:shd w:val="clear" w:color="auto" w:fill="FFFFFF"/>
        </w:rPr>
        <w:t>、</w:t>
      </w:r>
      <w:r w:rsidR="00884570" w:rsidRPr="00884570">
        <w:rPr>
          <w:rFonts w:hint="eastAsia"/>
          <w:szCs w:val="21"/>
          <w:shd w:val="clear" w:color="auto" w:fill="FFFFFF"/>
        </w:rPr>
        <w:t>配电自动化终端（</w:t>
      </w:r>
      <w:r w:rsidR="00884570" w:rsidRPr="00884570">
        <w:rPr>
          <w:rFonts w:hint="eastAsia"/>
          <w:szCs w:val="21"/>
          <w:shd w:val="clear" w:color="auto" w:fill="FFFFFF"/>
        </w:rPr>
        <w:t>FTU</w:t>
      </w:r>
      <w:r w:rsidR="00884570" w:rsidRPr="00884570">
        <w:rPr>
          <w:rFonts w:hint="eastAsia"/>
          <w:szCs w:val="21"/>
          <w:shd w:val="clear" w:color="auto" w:fill="FFFFFF"/>
        </w:rPr>
        <w:t>）、工业控制系统（</w:t>
      </w:r>
      <w:r w:rsidR="00884570" w:rsidRPr="00884570">
        <w:rPr>
          <w:rFonts w:hint="eastAsia"/>
          <w:szCs w:val="21"/>
          <w:shd w:val="clear" w:color="auto" w:fill="FFFFFF"/>
        </w:rPr>
        <w:t>ICS</w:t>
      </w:r>
      <w:r w:rsidR="00884570" w:rsidRPr="00884570">
        <w:rPr>
          <w:rFonts w:hint="eastAsia"/>
          <w:szCs w:val="21"/>
          <w:shd w:val="clear" w:color="auto" w:fill="FFFFFF"/>
        </w:rPr>
        <w:t>）、移动设备及</w:t>
      </w:r>
      <w:r w:rsidR="00884570" w:rsidRPr="00884570">
        <w:rPr>
          <w:rFonts w:hint="eastAsia"/>
          <w:szCs w:val="21"/>
          <w:shd w:val="clear" w:color="auto" w:fill="FFFFFF"/>
        </w:rPr>
        <w:t xml:space="preserve"> Open API</w:t>
      </w:r>
      <w:r w:rsidR="00884570">
        <w:rPr>
          <w:rFonts w:hint="eastAsia"/>
          <w:szCs w:val="21"/>
          <w:shd w:val="clear" w:color="auto" w:fill="FFFFFF"/>
        </w:rPr>
        <w:t>等组成</w:t>
      </w:r>
      <w:r w:rsidR="00884570" w:rsidRPr="00884570">
        <w:rPr>
          <w:rFonts w:hint="eastAsia"/>
          <w:szCs w:val="21"/>
          <w:shd w:val="clear" w:color="auto" w:fill="FFFFFF"/>
        </w:rPr>
        <w:t>。</w:t>
      </w:r>
      <w:r w:rsidR="004327D5" w:rsidRPr="004327D5">
        <w:rPr>
          <w:rFonts w:hint="eastAsia"/>
          <w:szCs w:val="21"/>
          <w:shd w:val="clear" w:color="auto" w:fill="FFFFFF"/>
        </w:rPr>
        <w:t>该层是文件访问请求的发起方，负责与电网管理系统、数据中心</w:t>
      </w:r>
      <w:r w:rsidR="004327D5" w:rsidRPr="004327D5">
        <w:rPr>
          <w:rFonts w:hint="eastAsia"/>
          <w:szCs w:val="21"/>
          <w:shd w:val="clear" w:color="auto" w:fill="FFFFFF"/>
        </w:rPr>
        <w:t>及访问控制机制进行交互</w:t>
      </w:r>
      <w:r w:rsidR="002703B2">
        <w:rPr>
          <w:rFonts w:hint="eastAsia"/>
          <w:szCs w:val="21"/>
          <w:shd w:val="clear" w:color="auto" w:fill="FFFFFF"/>
        </w:rPr>
        <w:t>，访问模式高度</w:t>
      </w:r>
      <w:r w:rsidR="00A760FE">
        <w:rPr>
          <w:rFonts w:hint="eastAsia"/>
          <w:szCs w:val="21"/>
          <w:shd w:val="clear" w:color="auto" w:fill="FFFFFF"/>
        </w:rPr>
        <w:t>动态化，因此</w:t>
      </w:r>
      <w:r w:rsidR="00A760FE" w:rsidRPr="00A760FE">
        <w:rPr>
          <w:rFonts w:hint="eastAsia"/>
          <w:szCs w:val="21"/>
          <w:shd w:val="clear" w:color="auto" w:fill="FFFFFF"/>
        </w:rPr>
        <w:t>容易成为恶意攻击的目标。</w:t>
      </w:r>
    </w:p>
    <w:p w14:paraId="05E862EA" w14:textId="6C0A5ECD" w:rsidR="00A760FE" w:rsidRPr="00047155" w:rsidRDefault="001619C2" w:rsidP="0056715A">
      <w:pPr>
        <w:widowControl/>
        <w:ind w:firstLineChars="200" w:firstLine="428"/>
        <w:rPr>
          <w:b/>
          <w:bCs/>
          <w:szCs w:val="21"/>
          <w:shd w:val="clear" w:color="auto" w:fill="FFFFFF"/>
        </w:rPr>
      </w:pPr>
      <w:bookmarkStart w:id="15" w:name="_Hlk192774339"/>
      <w:r>
        <w:rPr>
          <w:rFonts w:hint="eastAsia"/>
          <w:b/>
          <w:bCs/>
          <w:szCs w:val="21"/>
          <w:shd w:val="clear" w:color="auto" w:fill="FFFFFF"/>
        </w:rPr>
        <w:t>网络通信</w:t>
      </w:r>
      <w:r w:rsidR="00A760FE" w:rsidRPr="00047155">
        <w:rPr>
          <w:rFonts w:hint="eastAsia"/>
          <w:b/>
          <w:bCs/>
          <w:szCs w:val="21"/>
          <w:shd w:val="clear" w:color="auto" w:fill="FFFFFF"/>
        </w:rPr>
        <w:t>层：</w:t>
      </w:r>
      <w:bookmarkStart w:id="16" w:name="_Hlk192774356"/>
      <w:bookmarkEnd w:id="15"/>
      <w:r w:rsidR="005468FE" w:rsidRPr="005468FE">
        <w:rPr>
          <w:rFonts w:hint="eastAsia"/>
          <w:szCs w:val="21"/>
          <w:shd w:val="clear" w:color="auto" w:fill="FFFFFF"/>
        </w:rPr>
        <w:t>网络通信层负责传输访问数据，保障数据交互的安全性、稳定性和低时延性。</w:t>
      </w:r>
      <w:r w:rsidR="00852424">
        <w:rPr>
          <w:rFonts w:hint="eastAsia"/>
          <w:szCs w:val="21"/>
          <w:shd w:val="clear" w:color="auto" w:fill="FFFFFF"/>
        </w:rPr>
        <w:t>该</w:t>
      </w:r>
      <w:r w:rsidR="00852424" w:rsidRPr="00852424">
        <w:rPr>
          <w:rFonts w:hint="eastAsia"/>
          <w:szCs w:val="21"/>
          <w:shd w:val="clear" w:color="auto" w:fill="FFFFFF"/>
        </w:rPr>
        <w:t>层由路由器、边缘网关及入侵检测系统（</w:t>
      </w:r>
      <w:r w:rsidR="00852424" w:rsidRPr="00852424">
        <w:rPr>
          <w:rFonts w:hint="eastAsia"/>
          <w:szCs w:val="21"/>
          <w:shd w:val="clear" w:color="auto" w:fill="FFFFFF"/>
        </w:rPr>
        <w:t>IDS</w:t>
      </w:r>
      <w:r w:rsidR="00852424" w:rsidRPr="00852424">
        <w:rPr>
          <w:rFonts w:hint="eastAsia"/>
          <w:szCs w:val="21"/>
          <w:shd w:val="clear" w:color="auto" w:fill="FFFFFF"/>
        </w:rPr>
        <w:t>）等网络组件构成</w:t>
      </w:r>
      <w:r w:rsidR="00C60C55">
        <w:rPr>
          <w:rFonts w:hint="eastAsia"/>
          <w:szCs w:val="21"/>
          <w:shd w:val="clear" w:color="auto" w:fill="FFFFFF"/>
        </w:rPr>
        <w:t>。</w:t>
      </w:r>
      <w:r w:rsidR="00F93B1E" w:rsidRPr="00F93B1E">
        <w:rPr>
          <w:rFonts w:hint="eastAsia"/>
          <w:szCs w:val="21"/>
          <w:shd w:val="clear" w:color="auto" w:fill="FFFFFF"/>
        </w:rPr>
        <w:t>然而</w:t>
      </w:r>
      <w:bookmarkEnd w:id="16"/>
      <w:r w:rsidR="00F93B1E" w:rsidRPr="00F93B1E">
        <w:rPr>
          <w:rFonts w:hint="eastAsia"/>
          <w:szCs w:val="21"/>
          <w:shd w:val="clear" w:color="auto" w:fill="FFFFFF"/>
        </w:rPr>
        <w:t>，在电力物联网环境下，网络层</w:t>
      </w:r>
      <w:r w:rsidR="00F93B1E">
        <w:rPr>
          <w:rFonts w:hint="eastAsia"/>
          <w:szCs w:val="21"/>
          <w:shd w:val="clear" w:color="auto" w:fill="FFFFFF"/>
        </w:rPr>
        <w:t>中</w:t>
      </w:r>
      <w:r w:rsidR="00F93B1E" w:rsidRPr="00F93B1E">
        <w:rPr>
          <w:rFonts w:hint="eastAsia"/>
          <w:szCs w:val="21"/>
          <w:shd w:val="clear" w:color="auto" w:fill="FFFFFF"/>
        </w:rPr>
        <w:t>的访问</w:t>
      </w:r>
      <w:r w:rsidR="00F93B1E">
        <w:rPr>
          <w:rFonts w:hint="eastAsia"/>
          <w:szCs w:val="21"/>
          <w:shd w:val="clear" w:color="auto" w:fill="FFFFFF"/>
        </w:rPr>
        <w:t>行为</w:t>
      </w:r>
      <w:r w:rsidR="00F93B1E" w:rsidRPr="00F93B1E">
        <w:rPr>
          <w:rFonts w:hint="eastAsia"/>
          <w:szCs w:val="21"/>
          <w:shd w:val="clear" w:color="auto" w:fill="FFFFFF"/>
        </w:rPr>
        <w:t>复杂，</w:t>
      </w:r>
      <w:r w:rsidR="0016688A">
        <w:rPr>
          <w:rFonts w:hint="eastAsia"/>
          <w:szCs w:val="21"/>
          <w:shd w:val="clear" w:color="auto" w:fill="FFFFFF"/>
        </w:rPr>
        <w:t>存在恶意的文件访问</w:t>
      </w:r>
      <w:r w:rsidR="00794FA7">
        <w:rPr>
          <w:rFonts w:hint="eastAsia"/>
          <w:szCs w:val="21"/>
          <w:shd w:val="clear" w:color="auto" w:fill="FFFFFF"/>
        </w:rPr>
        <w:t>行为，会导致</w:t>
      </w:r>
      <w:r w:rsidR="00D44AA1">
        <w:rPr>
          <w:rFonts w:hint="eastAsia"/>
          <w:szCs w:val="21"/>
          <w:shd w:val="clear" w:color="auto" w:fill="FFFFFF"/>
        </w:rPr>
        <w:t>伪造文件访问权限等风险。</w:t>
      </w:r>
      <w:r w:rsidR="00D44AA1" w:rsidRPr="00D44AA1">
        <w:rPr>
          <w:rFonts w:hint="eastAsia"/>
          <w:szCs w:val="21"/>
          <w:shd w:val="clear" w:color="auto" w:fill="FFFFFF"/>
        </w:rPr>
        <w:t>本文工作重点在于结合网络通信层的访问数据流，通过智能聚类和异常检测方法，</w:t>
      </w:r>
      <w:bookmarkStart w:id="17" w:name="_Hlk192774238"/>
      <w:r w:rsidR="00D44AA1" w:rsidRPr="00D44AA1">
        <w:rPr>
          <w:rFonts w:hint="eastAsia"/>
          <w:szCs w:val="21"/>
          <w:shd w:val="clear" w:color="auto" w:fill="FFFFFF"/>
        </w:rPr>
        <w:t>对文件访问行为进行</w:t>
      </w:r>
      <w:r w:rsidR="00D44AA1">
        <w:rPr>
          <w:rFonts w:hint="eastAsia"/>
          <w:szCs w:val="21"/>
          <w:shd w:val="clear" w:color="auto" w:fill="FFFFFF"/>
        </w:rPr>
        <w:t>分类</w:t>
      </w:r>
      <w:r w:rsidR="00474D87">
        <w:rPr>
          <w:rFonts w:hint="eastAsia"/>
          <w:szCs w:val="21"/>
          <w:shd w:val="clear" w:color="auto" w:fill="FFFFFF"/>
        </w:rPr>
        <w:t>和</w:t>
      </w:r>
      <w:bookmarkEnd w:id="17"/>
      <w:r w:rsidR="00BA7076">
        <w:rPr>
          <w:rFonts w:hint="eastAsia"/>
          <w:szCs w:val="21"/>
          <w:shd w:val="clear" w:color="auto" w:fill="FFFFFF"/>
        </w:rPr>
        <w:t>异常检测</w:t>
      </w:r>
      <w:r w:rsidR="00D44AA1" w:rsidRPr="00D44AA1">
        <w:rPr>
          <w:rFonts w:hint="eastAsia"/>
          <w:szCs w:val="21"/>
          <w:shd w:val="clear" w:color="auto" w:fill="FFFFFF"/>
        </w:rPr>
        <w:t>，</w:t>
      </w:r>
      <w:r w:rsidR="00BA7076">
        <w:rPr>
          <w:rFonts w:hint="eastAsia"/>
          <w:szCs w:val="21"/>
          <w:shd w:val="clear" w:color="auto" w:fill="FFFFFF"/>
        </w:rPr>
        <w:t>从而提高访问控制的</w:t>
      </w:r>
      <w:r w:rsidR="000F519E">
        <w:rPr>
          <w:rFonts w:hint="eastAsia"/>
          <w:szCs w:val="21"/>
          <w:shd w:val="clear" w:color="auto" w:fill="FFFFFF"/>
        </w:rPr>
        <w:t>效率和</w:t>
      </w:r>
      <w:r w:rsidR="00BA7076">
        <w:rPr>
          <w:rFonts w:hint="eastAsia"/>
          <w:szCs w:val="21"/>
          <w:shd w:val="clear" w:color="auto" w:fill="FFFFFF"/>
        </w:rPr>
        <w:t>安全性</w:t>
      </w:r>
      <w:r w:rsidR="00D44AA1" w:rsidRPr="00D44AA1">
        <w:rPr>
          <w:rFonts w:hint="eastAsia"/>
          <w:szCs w:val="21"/>
          <w:shd w:val="clear" w:color="auto" w:fill="FFFFFF"/>
        </w:rPr>
        <w:t>。</w:t>
      </w:r>
    </w:p>
    <w:p w14:paraId="7B6E9B4B" w14:textId="40DDFC57" w:rsidR="00E50C5B" w:rsidRPr="00E50C5B" w:rsidRDefault="000F519E" w:rsidP="001B0753">
      <w:pPr>
        <w:widowControl/>
        <w:ind w:firstLineChars="200" w:firstLine="428"/>
        <w:rPr>
          <w:b/>
          <w:bCs/>
        </w:rPr>
      </w:pPr>
      <w:r>
        <w:rPr>
          <w:rFonts w:hint="eastAsia"/>
          <w:b/>
          <w:bCs/>
          <w:szCs w:val="21"/>
          <w:shd w:val="clear" w:color="auto" w:fill="FFFFFF"/>
        </w:rPr>
        <w:t>访问控制</w:t>
      </w:r>
      <w:r w:rsidRPr="00047155">
        <w:rPr>
          <w:rFonts w:hint="eastAsia"/>
          <w:b/>
          <w:bCs/>
          <w:szCs w:val="21"/>
          <w:shd w:val="clear" w:color="auto" w:fill="FFFFFF"/>
        </w:rPr>
        <w:t>层：</w:t>
      </w:r>
      <w:r>
        <w:rPr>
          <w:rFonts w:hint="eastAsia"/>
          <w:szCs w:val="21"/>
          <w:shd w:val="clear" w:color="auto" w:fill="FFFFFF"/>
        </w:rPr>
        <w:t>是</w:t>
      </w:r>
      <w:r w:rsidR="006665D5">
        <w:rPr>
          <w:rFonts w:hint="eastAsia"/>
          <w:szCs w:val="21"/>
          <w:shd w:val="clear" w:color="auto" w:fill="FFFFFF"/>
        </w:rPr>
        <w:t>整个系统架构的核心，</w:t>
      </w:r>
      <w:r w:rsidR="006665D5" w:rsidRPr="006665D5">
        <w:rPr>
          <w:rFonts w:hint="eastAsia"/>
          <w:szCs w:val="21"/>
          <w:shd w:val="clear" w:color="auto" w:fill="FFFFFF"/>
        </w:rPr>
        <w:t>负责对终端接入层的访问请求进行实时监测、规则匹配、异常检测及访问决策，确保所有文件访问操</w:t>
      </w:r>
      <w:r w:rsidR="006665D5" w:rsidRPr="006665D5">
        <w:rPr>
          <w:rFonts w:hint="eastAsia"/>
          <w:szCs w:val="21"/>
          <w:shd w:val="clear" w:color="auto" w:fill="FFFFFF"/>
        </w:rPr>
        <w:lastRenderedPageBreak/>
        <w:t>作符合安全策略。</w:t>
      </w:r>
      <w:r w:rsidR="009459E9" w:rsidRPr="009459E9">
        <w:rPr>
          <w:rFonts w:hint="eastAsia"/>
          <w:szCs w:val="21"/>
          <w:shd w:val="clear" w:color="auto" w:fill="FFFFFF"/>
        </w:rPr>
        <w:t>文件访问监控模块负责记录所有进程</w:t>
      </w:r>
      <w:r w:rsidR="009459E9" w:rsidRPr="009459E9">
        <w:rPr>
          <w:rFonts w:hint="eastAsia"/>
          <w:szCs w:val="21"/>
          <w:shd w:val="clear" w:color="auto" w:fill="FFFFFF"/>
        </w:rPr>
        <w:t>-</w:t>
      </w:r>
      <w:r w:rsidR="009459E9" w:rsidRPr="009459E9">
        <w:rPr>
          <w:rFonts w:hint="eastAsia"/>
          <w:szCs w:val="21"/>
          <w:shd w:val="clear" w:color="auto" w:fill="FFFFFF"/>
        </w:rPr>
        <w:t>文件的访问行为，</w:t>
      </w:r>
      <w:r w:rsidR="00120C93">
        <w:rPr>
          <w:rFonts w:hint="eastAsia"/>
          <w:szCs w:val="21"/>
          <w:shd w:val="clear" w:color="auto" w:fill="FFFFFF"/>
        </w:rPr>
        <w:t>由</w:t>
      </w:r>
      <w:r w:rsidR="000E2602" w:rsidRPr="000E2602">
        <w:rPr>
          <w:rFonts w:hint="eastAsia"/>
          <w:szCs w:val="21"/>
          <w:shd w:val="clear" w:color="auto" w:fill="FFFFFF"/>
        </w:rPr>
        <w:t>聚类白名单规则引擎结合孤立森林算法检测异常行为</w:t>
      </w:r>
      <w:r w:rsidR="000E2602">
        <w:rPr>
          <w:rFonts w:hint="eastAsia"/>
          <w:szCs w:val="21"/>
          <w:shd w:val="clear" w:color="auto" w:fill="FFFFFF"/>
        </w:rPr>
        <w:t>，形成白名单规则集</w:t>
      </w:r>
      <w:r w:rsidR="00C44CAF">
        <w:rPr>
          <w:rFonts w:hint="eastAsia"/>
          <w:szCs w:val="21"/>
          <w:shd w:val="clear" w:color="auto" w:fill="FFFFFF"/>
        </w:rPr>
        <w:t>，</w:t>
      </w:r>
      <w:r w:rsidR="004E6DF7">
        <w:rPr>
          <w:rFonts w:hint="eastAsia"/>
          <w:szCs w:val="21"/>
          <w:shd w:val="clear" w:color="auto" w:fill="FFFFFF"/>
        </w:rPr>
        <w:t>对于新的文件访问行为进行匹配，判断</w:t>
      </w:r>
      <w:r w:rsidR="00C44CAF">
        <w:rPr>
          <w:rFonts w:hint="eastAsia"/>
          <w:szCs w:val="21"/>
          <w:shd w:val="clear" w:color="auto" w:fill="FFFFFF"/>
        </w:rPr>
        <w:t>该访问行为是否为异常文件访问。</w:t>
      </w:r>
      <w:r w:rsidR="00573E26">
        <w:rPr>
          <w:rFonts w:hint="eastAsia"/>
          <w:szCs w:val="21"/>
          <w:shd w:val="clear" w:color="auto" w:fill="FFFFFF"/>
        </w:rPr>
        <w:t>最终由访问控制决策</w:t>
      </w:r>
      <w:r w:rsidR="003B2CF4">
        <w:rPr>
          <w:rFonts w:hint="eastAsia"/>
          <w:szCs w:val="21"/>
          <w:shd w:val="clear" w:color="auto" w:fill="FFFFFF"/>
        </w:rPr>
        <w:t>进行最终</w:t>
      </w:r>
      <w:r w:rsidR="008C31C3" w:rsidRPr="008C31C3">
        <w:rPr>
          <w:rFonts w:hint="eastAsia"/>
          <w:szCs w:val="21"/>
          <w:shd w:val="clear" w:color="auto" w:fill="FFFFFF"/>
        </w:rPr>
        <w:t>对电力物联网</w:t>
      </w:r>
      <w:r w:rsidR="001B0753">
        <w:rPr>
          <w:rFonts w:hint="eastAsia"/>
          <w:szCs w:val="21"/>
          <w:shd w:val="clear" w:color="auto" w:fill="FFFFFF"/>
        </w:rPr>
        <w:t>的文件访问决策</w:t>
      </w:r>
      <w:r w:rsidR="008C31C3" w:rsidRPr="008C31C3">
        <w:rPr>
          <w:rFonts w:hint="eastAsia"/>
          <w:szCs w:val="21"/>
          <w:shd w:val="clear" w:color="auto" w:fill="FFFFFF"/>
        </w:rPr>
        <w:t>，提升访问安全性与系统适应性。</w:t>
      </w:r>
    </w:p>
    <w:bookmarkEnd w:id="5"/>
    <w:bookmarkEnd w:id="13"/>
    <w:p w14:paraId="72089C9F" w14:textId="72C89BA2" w:rsidR="003E2EF6" w:rsidRDefault="003E2EF6">
      <w:pPr>
        <w:pStyle w:val="2"/>
        <w:rPr>
          <w:rFonts w:ascii="黑体"/>
          <w:b w:val="0"/>
          <w:sz w:val="28"/>
          <w:szCs w:val="28"/>
        </w:rPr>
      </w:pPr>
      <w:r>
        <w:rPr>
          <w:rFonts w:ascii="黑体" w:hint="eastAsia"/>
          <w:b w:val="0"/>
          <w:sz w:val="28"/>
          <w:szCs w:val="28"/>
        </w:rPr>
        <w:t xml:space="preserve">2 </w:t>
      </w:r>
      <w:r w:rsidR="007C2AB5">
        <w:rPr>
          <w:rFonts w:ascii="黑体" w:hint="eastAsia"/>
          <w:b w:val="0"/>
          <w:sz w:val="28"/>
          <w:szCs w:val="28"/>
        </w:rPr>
        <w:t>电力物联网访问控制</w:t>
      </w:r>
      <w:r w:rsidR="00BA3491">
        <w:rPr>
          <w:rFonts w:ascii="Times New Roman" w:hAnsi="Times New Roman" w:hint="eastAsia"/>
          <w:b w:val="0"/>
          <w:sz w:val="28"/>
          <w:szCs w:val="28"/>
        </w:rPr>
        <w:t>模型设计</w:t>
      </w:r>
    </w:p>
    <w:p w14:paraId="4F6D63CA" w14:textId="6BAABC2D" w:rsidR="003E2EF6" w:rsidRPr="00430F60" w:rsidRDefault="00BD7C62" w:rsidP="00430F60">
      <w:pPr>
        <w:snapToGrid w:val="0"/>
        <w:spacing w:line="360" w:lineRule="exact"/>
        <w:ind w:firstLine="420"/>
        <w:rPr>
          <w:szCs w:val="21"/>
          <w:shd w:val="clear" w:color="auto" w:fill="FFFFFF"/>
        </w:rPr>
      </w:pPr>
      <w:r w:rsidRPr="00067267">
        <w:rPr>
          <w:rFonts w:hint="eastAsia"/>
          <w:szCs w:val="21"/>
          <w:shd w:val="clear" w:color="auto" w:fill="FFFFFF"/>
        </w:rPr>
        <w:t>深入分析当前</w:t>
      </w:r>
      <w:r w:rsidR="00E204D1">
        <w:rPr>
          <w:rFonts w:hint="eastAsia"/>
          <w:szCs w:val="21"/>
          <w:shd w:val="clear" w:color="auto" w:fill="FFFFFF"/>
        </w:rPr>
        <w:t>电力物联网</w:t>
      </w:r>
      <w:r w:rsidR="000D27B4" w:rsidRPr="00067267">
        <w:rPr>
          <w:rFonts w:hint="eastAsia"/>
          <w:szCs w:val="21"/>
          <w:shd w:val="clear" w:color="auto" w:fill="FFFFFF"/>
        </w:rPr>
        <w:t>场景下的</w:t>
      </w:r>
      <w:r w:rsidR="00E204D1">
        <w:rPr>
          <w:rFonts w:hint="eastAsia"/>
          <w:szCs w:val="21"/>
          <w:shd w:val="clear" w:color="auto" w:fill="FFFFFF"/>
        </w:rPr>
        <w:t>应用</w:t>
      </w:r>
      <w:r w:rsidR="000D27B4" w:rsidRPr="00067267">
        <w:rPr>
          <w:rFonts w:hint="eastAsia"/>
          <w:szCs w:val="21"/>
          <w:shd w:val="clear" w:color="auto" w:fill="FFFFFF"/>
        </w:rPr>
        <w:t>数据安全需求，为</w:t>
      </w:r>
      <w:r w:rsidR="00A2234F" w:rsidRPr="00067267">
        <w:rPr>
          <w:rFonts w:hint="eastAsia"/>
          <w:szCs w:val="21"/>
          <w:shd w:val="clear" w:color="auto" w:fill="FFFFFF"/>
        </w:rPr>
        <w:t>准确</w:t>
      </w:r>
      <w:r w:rsidR="000D27B4" w:rsidRPr="00067267">
        <w:rPr>
          <w:rFonts w:hint="eastAsia"/>
          <w:szCs w:val="21"/>
          <w:shd w:val="clear" w:color="auto" w:fill="FFFFFF"/>
        </w:rPr>
        <w:t>识别</w:t>
      </w:r>
      <w:r w:rsidR="00607248">
        <w:rPr>
          <w:rFonts w:hint="eastAsia"/>
          <w:szCs w:val="21"/>
          <w:shd w:val="clear" w:color="auto" w:fill="FFFFFF"/>
        </w:rPr>
        <w:t>并实施阻断异常的文件访问</w:t>
      </w:r>
      <w:r w:rsidR="00923001" w:rsidRPr="00067267">
        <w:rPr>
          <w:rFonts w:hint="eastAsia"/>
          <w:szCs w:val="21"/>
          <w:shd w:val="clear" w:color="auto" w:fill="FFFFFF"/>
        </w:rPr>
        <w:t>，构建一种</w:t>
      </w:r>
      <w:r w:rsidR="00741013">
        <w:rPr>
          <w:rFonts w:hint="eastAsia"/>
          <w:szCs w:val="21"/>
          <w:shd w:val="clear" w:color="auto" w:fill="FFFFFF"/>
        </w:rPr>
        <w:t>聚类白名单规则</w:t>
      </w:r>
      <w:r w:rsidR="00430F60">
        <w:rPr>
          <w:rFonts w:hint="eastAsia"/>
          <w:szCs w:val="21"/>
          <w:shd w:val="clear" w:color="auto" w:fill="FFFFFF"/>
        </w:rPr>
        <w:t>集的异常访问控制模型</w:t>
      </w:r>
      <w:r w:rsidR="002A5606" w:rsidRPr="00067267">
        <w:rPr>
          <w:rFonts w:hint="eastAsia"/>
          <w:szCs w:val="21"/>
          <w:shd w:val="clear" w:color="auto" w:fill="FFFFFF"/>
        </w:rPr>
        <w:t>，</w:t>
      </w:r>
      <w:r w:rsidR="0052538E" w:rsidRPr="00067267">
        <w:rPr>
          <w:rFonts w:hint="eastAsia"/>
          <w:szCs w:val="21"/>
          <w:shd w:val="clear" w:color="auto" w:fill="FFFFFF"/>
        </w:rPr>
        <w:t>模型</w:t>
      </w:r>
      <w:r w:rsidR="00F41927" w:rsidRPr="00067267">
        <w:rPr>
          <w:rFonts w:hint="eastAsia"/>
          <w:szCs w:val="21"/>
          <w:shd w:val="clear" w:color="auto" w:fill="FFFFFF"/>
        </w:rPr>
        <w:t>的设计</w:t>
      </w:r>
      <w:r w:rsidR="005861C1" w:rsidRPr="00067267">
        <w:rPr>
          <w:rFonts w:hint="eastAsia"/>
          <w:szCs w:val="21"/>
          <w:shd w:val="clear" w:color="auto" w:fill="FFFFFF"/>
        </w:rPr>
        <w:t>包含</w:t>
      </w:r>
      <w:r w:rsidR="00A2234F" w:rsidRPr="00067267">
        <w:rPr>
          <w:rFonts w:hint="eastAsia"/>
          <w:szCs w:val="21"/>
          <w:shd w:val="clear" w:color="auto" w:fill="FFFFFF"/>
        </w:rPr>
        <w:t>：</w:t>
      </w:r>
      <w:r w:rsidR="00A2234F" w:rsidRPr="00607248">
        <w:rPr>
          <w:rFonts w:hint="eastAsia"/>
          <w:szCs w:val="21"/>
          <w:highlight w:val="yellow"/>
          <w:shd w:val="clear" w:color="auto" w:fill="FFFFFF"/>
        </w:rPr>
        <w:t>跨域零信任组件部署、异常检测模型结构</w:t>
      </w:r>
      <w:r w:rsidR="00067267" w:rsidRPr="00607248">
        <w:rPr>
          <w:rFonts w:hint="eastAsia"/>
          <w:szCs w:val="21"/>
          <w:highlight w:val="yellow"/>
          <w:shd w:val="clear" w:color="auto" w:fill="FFFFFF"/>
        </w:rPr>
        <w:t>和</w:t>
      </w:r>
      <w:r w:rsidR="00A2234F" w:rsidRPr="00607248">
        <w:rPr>
          <w:rFonts w:hint="eastAsia"/>
          <w:szCs w:val="21"/>
          <w:highlight w:val="yellow"/>
          <w:shd w:val="clear" w:color="auto" w:fill="FFFFFF"/>
        </w:rPr>
        <w:t>动态可信认证</w:t>
      </w:r>
      <w:r w:rsidR="00067267" w:rsidRPr="00607248">
        <w:rPr>
          <w:rFonts w:hint="eastAsia"/>
          <w:szCs w:val="21"/>
          <w:highlight w:val="yellow"/>
          <w:shd w:val="clear" w:color="auto" w:fill="FFFFFF"/>
        </w:rPr>
        <w:t>。</w:t>
      </w:r>
    </w:p>
    <w:p w14:paraId="329A291B" w14:textId="7916CD0B" w:rsidR="003E2EF6" w:rsidRDefault="003E2EF6">
      <w:pPr>
        <w:spacing w:line="288" w:lineRule="auto"/>
        <w:rPr>
          <w:rFonts w:ascii="黑体" w:eastAsia="黑体" w:hAnsi="黑体"/>
          <w:bCs/>
        </w:rPr>
      </w:pPr>
      <w:bookmarkStart w:id="18" w:name="_Hlk192774893"/>
      <w:r w:rsidRPr="00BA3491">
        <w:rPr>
          <w:rFonts w:eastAsia="黑体"/>
          <w:bCs/>
        </w:rPr>
        <w:t>2</w:t>
      </w:r>
      <w:r w:rsidRPr="00BA3491">
        <w:rPr>
          <w:rFonts w:eastAsia="黑体" w:hint="eastAsia"/>
          <w:bCs/>
        </w:rPr>
        <w:t>.1</w:t>
      </w:r>
      <w:r w:rsidR="00D041F7">
        <w:rPr>
          <w:rFonts w:ascii="黑体" w:eastAsia="黑体" w:hAnsi="黑体"/>
          <w:bCs/>
        </w:rPr>
        <w:t xml:space="preserve"> </w:t>
      </w:r>
      <w:r w:rsidR="00091E8C">
        <w:rPr>
          <w:rFonts w:ascii="黑体" w:eastAsia="黑体" w:hAnsi="黑体" w:hint="eastAsia"/>
          <w:bCs/>
        </w:rPr>
        <w:t>聚类白名单规则模块</w:t>
      </w:r>
    </w:p>
    <w:bookmarkEnd w:id="18"/>
    <w:p w14:paraId="7FADAAA1" w14:textId="10906EA4" w:rsidR="00A62A5E" w:rsidRDefault="00560FD6" w:rsidP="00351AED">
      <w:pPr>
        <w:spacing w:line="360" w:lineRule="exact"/>
        <w:ind w:firstLine="420"/>
        <w:rPr>
          <w:szCs w:val="21"/>
          <w:shd w:val="clear" w:color="auto" w:fill="FFFFFF"/>
        </w:rPr>
      </w:pPr>
      <w:r w:rsidRPr="00560FD6">
        <w:rPr>
          <w:rFonts w:hint="eastAsia"/>
          <w:szCs w:val="21"/>
          <w:shd w:val="clear" w:color="auto" w:fill="FFFFFF"/>
        </w:rPr>
        <w:t>在电力物联网（</w:t>
      </w:r>
      <w:proofErr w:type="spellStart"/>
      <w:r w:rsidRPr="00560FD6">
        <w:rPr>
          <w:rFonts w:hint="eastAsia"/>
          <w:szCs w:val="21"/>
          <w:shd w:val="clear" w:color="auto" w:fill="FFFFFF"/>
        </w:rPr>
        <w:t>PIoT</w:t>
      </w:r>
      <w:proofErr w:type="spellEnd"/>
      <w:r w:rsidRPr="00560FD6">
        <w:rPr>
          <w:rFonts w:hint="eastAsia"/>
          <w:szCs w:val="21"/>
          <w:shd w:val="clear" w:color="auto" w:fill="FFFFFF"/>
        </w:rPr>
        <w:t>）环境下，访问控制的核心目标是确保合法用户可以访问资源，同时防止未经授权的访问行为。</w:t>
      </w:r>
      <w:r w:rsidR="000A712D">
        <w:rPr>
          <w:rFonts w:hint="eastAsia"/>
          <w:szCs w:val="21"/>
          <w:shd w:val="clear" w:color="auto" w:fill="FFFFFF"/>
        </w:rPr>
        <w:t>白名单规则</w:t>
      </w:r>
      <w:r w:rsidR="00D81F05">
        <w:rPr>
          <w:rFonts w:hint="eastAsia"/>
          <w:szCs w:val="21"/>
          <w:shd w:val="clear" w:color="auto" w:fill="FFFFFF"/>
        </w:rPr>
        <w:t>能够通过文件访问行为与白名单规则集合对比，</w:t>
      </w:r>
      <w:r w:rsidR="002C642B">
        <w:rPr>
          <w:rFonts w:hint="eastAsia"/>
          <w:szCs w:val="21"/>
          <w:shd w:val="clear" w:color="auto" w:fill="FFFFFF"/>
        </w:rPr>
        <w:t>成功匹配则可视为一次正常访问。</w:t>
      </w:r>
      <w:r w:rsidR="004E3DED" w:rsidRPr="004E3DED">
        <w:rPr>
          <w:rFonts w:hint="eastAsia"/>
          <w:szCs w:val="21"/>
          <w:shd w:val="clear" w:color="auto" w:fill="FFFFFF"/>
        </w:rPr>
        <w:t>手工维护白名单规则的成本较高，且更新不及时。因此，本文提出一种</w:t>
      </w:r>
      <w:r w:rsidR="004E3DED" w:rsidRPr="004E3DED">
        <w:rPr>
          <w:rFonts w:hint="eastAsia"/>
          <w:szCs w:val="21"/>
          <w:shd w:val="clear" w:color="auto" w:fill="FFFFFF"/>
        </w:rPr>
        <w:t xml:space="preserve"> </w:t>
      </w:r>
      <w:r w:rsidR="004E3DED" w:rsidRPr="004E3DED">
        <w:rPr>
          <w:rFonts w:hint="eastAsia"/>
          <w:szCs w:val="21"/>
          <w:shd w:val="clear" w:color="auto" w:fill="FFFFFF"/>
        </w:rPr>
        <w:t>基于聚类分析的白名单规则生成方法，通过自动学习正常访问模式，优化白名单规则的动态更新，提高访问控制系统的准确性和鲁棒性。</w:t>
      </w:r>
    </w:p>
    <w:p w14:paraId="46749464" w14:textId="7F63983F" w:rsidR="00893256" w:rsidRDefault="00397250" w:rsidP="00893256">
      <w:pPr>
        <w:spacing w:line="360" w:lineRule="exact"/>
        <w:ind w:firstLine="420"/>
        <w:rPr>
          <w:rFonts w:ascii="Arial" w:hAnsi="Arial" w:cs="Arial"/>
        </w:rPr>
      </w:pPr>
      <w:r>
        <w:rPr>
          <w:rFonts w:cs="Arial" w:hint="eastAsia"/>
          <w:b/>
        </w:rPr>
        <w:t>离散</w:t>
      </w:r>
      <w:r w:rsidR="00400360">
        <w:rPr>
          <w:rFonts w:cs="Arial" w:hint="eastAsia"/>
          <w:b/>
        </w:rPr>
        <w:t>值处理</w:t>
      </w:r>
      <w:r w:rsidR="00F46F14">
        <w:rPr>
          <w:rFonts w:cs="Arial" w:hint="eastAsia"/>
          <w:b/>
        </w:rPr>
        <w:t>（</w:t>
      </w:r>
      <w:r w:rsidR="00F46F14" w:rsidRPr="00F46F14">
        <w:rPr>
          <w:rFonts w:cs="Arial" w:hint="eastAsia"/>
          <w:b/>
          <w:highlight w:val="yellow"/>
        </w:rPr>
        <w:t>数据预处理</w:t>
      </w:r>
      <w:r w:rsidR="00F46F14">
        <w:rPr>
          <w:rFonts w:cs="Arial" w:hint="eastAsia"/>
          <w:b/>
        </w:rPr>
        <w:t>）</w:t>
      </w:r>
      <w:r w:rsidR="00A62A5E">
        <w:rPr>
          <w:rFonts w:cs="Arial" w:hint="eastAsia"/>
          <w:b/>
        </w:rPr>
        <w:t>：</w:t>
      </w:r>
      <w:r w:rsidR="001F6D10" w:rsidRPr="00F31123">
        <w:rPr>
          <w:rFonts w:ascii="Arial" w:hAnsi="Arial" w:cs="Arial" w:hint="eastAsia"/>
        </w:rPr>
        <w:t>在本研究中，</w:t>
      </w:r>
      <w:r w:rsidR="00893256" w:rsidRPr="00F31123">
        <w:rPr>
          <w:rFonts w:ascii="Arial" w:hAnsi="Arial" w:cs="Arial" w:hint="eastAsia"/>
        </w:rPr>
        <w:t>异常值指的是在文件访问日志中表现出异常行为的数据点，</w:t>
      </w:r>
      <w:r w:rsidR="00EC10D9" w:rsidRPr="00F31123">
        <w:rPr>
          <w:rFonts w:ascii="Arial" w:hAnsi="Arial" w:cs="Arial" w:hint="eastAsia"/>
        </w:rPr>
        <w:t>如访问</w:t>
      </w:r>
      <w:r w:rsidR="00915181" w:rsidRPr="00F31123">
        <w:rPr>
          <w:rFonts w:ascii="Arial" w:hAnsi="Arial" w:cs="Arial" w:hint="eastAsia"/>
        </w:rPr>
        <w:t>次数极少</w:t>
      </w:r>
      <w:r w:rsidR="00EC10D9" w:rsidRPr="00F31123">
        <w:rPr>
          <w:rFonts w:ascii="Arial" w:hAnsi="Arial" w:cs="Arial" w:hint="eastAsia"/>
        </w:rPr>
        <w:t>的</w:t>
      </w:r>
      <w:r w:rsidR="00893256" w:rsidRPr="00F31123">
        <w:rPr>
          <w:rFonts w:ascii="Arial" w:hAnsi="Arial" w:cs="Arial" w:hint="eastAsia"/>
        </w:rPr>
        <w:t>低频访问、</w:t>
      </w:r>
      <w:r w:rsidR="00915181" w:rsidRPr="00F31123">
        <w:rPr>
          <w:rFonts w:ascii="Arial" w:hAnsi="Arial" w:cs="Arial" w:hint="eastAsia"/>
        </w:rPr>
        <w:t>与该进程历史访问模式不符的</w:t>
      </w:r>
      <w:r w:rsidR="00200294" w:rsidRPr="00F31123">
        <w:rPr>
          <w:rFonts w:ascii="Arial" w:hAnsi="Arial" w:cs="Arial" w:hint="eastAsia"/>
        </w:rPr>
        <w:t>非正常访问</w:t>
      </w:r>
      <w:r w:rsidR="00915181" w:rsidRPr="00F31123">
        <w:rPr>
          <w:rFonts w:ascii="Arial" w:hAnsi="Arial" w:cs="Arial" w:hint="eastAsia"/>
        </w:rPr>
        <w:t>以及</w:t>
      </w:r>
      <w:r w:rsidR="00F31123" w:rsidRPr="00F31123">
        <w:rPr>
          <w:rFonts w:ascii="Arial" w:hAnsi="Arial" w:cs="Arial" w:hint="eastAsia"/>
        </w:rPr>
        <w:t>涉及高权限文件的</w:t>
      </w:r>
      <w:r w:rsidR="00200294" w:rsidRPr="00F31123">
        <w:rPr>
          <w:rFonts w:ascii="Arial" w:hAnsi="Arial" w:cs="Arial" w:hint="eastAsia"/>
        </w:rPr>
        <w:t>敏感访问</w:t>
      </w:r>
      <w:r w:rsidR="005D494D">
        <w:rPr>
          <w:rFonts w:ascii="Arial" w:hAnsi="Arial" w:cs="Arial" w:hint="eastAsia"/>
        </w:rPr>
        <w:t>等等，本试验采用孤立森林（</w:t>
      </w:r>
      <w:r w:rsidR="005D494D">
        <w:rPr>
          <w:rFonts w:ascii="Arial" w:hAnsi="Arial" w:cs="Arial" w:hint="eastAsia"/>
        </w:rPr>
        <w:t>Isolation Forest</w:t>
      </w:r>
      <w:r w:rsidR="005D494D">
        <w:rPr>
          <w:rFonts w:ascii="Arial" w:hAnsi="Arial" w:cs="Arial" w:hint="eastAsia"/>
        </w:rPr>
        <w:t>，</w:t>
      </w:r>
      <w:r w:rsidR="005D494D">
        <w:rPr>
          <w:rFonts w:ascii="Arial" w:hAnsi="Arial" w:cs="Arial" w:hint="eastAsia"/>
        </w:rPr>
        <w:t>IF</w:t>
      </w:r>
      <w:r w:rsidR="005D494D">
        <w:rPr>
          <w:rFonts w:ascii="Arial" w:hAnsi="Arial" w:cs="Arial" w:hint="eastAsia"/>
        </w:rPr>
        <w:t>）进行异常值检测。</w:t>
      </w:r>
    </w:p>
    <w:p w14:paraId="0C16B344" w14:textId="27D8B618" w:rsidR="00D74B7C" w:rsidRDefault="000E08DB" w:rsidP="0030329B">
      <w:pPr>
        <w:spacing w:line="360" w:lineRule="exact"/>
        <w:ind w:firstLine="420"/>
        <w:rPr>
          <w:rFonts w:ascii="Arial" w:hAnsi="Arial" w:cs="Arial"/>
        </w:rPr>
      </w:pPr>
      <w:r w:rsidRPr="000E08DB">
        <w:rPr>
          <w:rFonts w:ascii="Arial" w:hAnsi="Arial" w:cs="Arial" w:hint="eastAsia"/>
        </w:rPr>
        <w:t>进程路径和文件路径通常以</w:t>
      </w:r>
      <w:r w:rsidR="00973A23">
        <w:rPr>
          <w:rFonts w:ascii="Arial" w:hAnsi="Arial" w:cs="Arial"/>
        </w:rPr>
        <w:t>’</w:t>
      </w:r>
      <w:r w:rsidRPr="000E08DB">
        <w:rPr>
          <w:rFonts w:ascii="Arial" w:hAnsi="Arial" w:cs="Arial" w:hint="eastAsia"/>
        </w:rPr>
        <w:t>/</w:t>
      </w:r>
      <w:r w:rsidR="00973A23">
        <w:rPr>
          <w:rFonts w:ascii="Arial" w:hAnsi="Arial" w:cs="Arial"/>
        </w:rPr>
        <w:t>’</w:t>
      </w:r>
      <w:r w:rsidRPr="000E08DB">
        <w:rPr>
          <w:rFonts w:ascii="Arial" w:hAnsi="Arial" w:cs="Arial" w:hint="eastAsia"/>
        </w:rPr>
        <w:t xml:space="preserve"> </w:t>
      </w:r>
      <w:r w:rsidRPr="000E08DB">
        <w:rPr>
          <w:rFonts w:ascii="Arial" w:hAnsi="Arial" w:cs="Arial" w:hint="eastAsia"/>
        </w:rPr>
        <w:t>为层级分隔符，因此本文使用基于路径层级的分词策略，将路径按层级拆分</w:t>
      </w:r>
      <w:r w:rsidR="00181FA6">
        <w:rPr>
          <w:rFonts w:ascii="Arial" w:hAnsi="Arial" w:cs="Arial" w:hint="eastAsia"/>
        </w:rPr>
        <w:t>，</w:t>
      </w:r>
      <w:r w:rsidR="00331CE7" w:rsidRPr="00331CE7">
        <w:rPr>
          <w:rFonts w:ascii="Arial" w:hAnsi="Arial" w:cs="Arial" w:hint="eastAsia"/>
        </w:rPr>
        <w:t>如果将</w:t>
      </w:r>
      <m:oMath>
        <m:sSub>
          <m:sSubPr>
            <m:ctrlPr>
              <w:rPr>
                <w:rFonts w:ascii="Cambria Math" w:hAnsi="Cambria Math" w:cs="Arial"/>
              </w:rPr>
            </m:ctrlPr>
          </m:sSubPr>
          <m:e>
            <m:r>
              <w:rPr>
                <w:rFonts w:ascii="Cambria Math" w:hAnsi="Cambria Math" w:cs="Arial"/>
              </w:rPr>
              <m:t>X</m:t>
            </m:r>
            <m:ctrlPr>
              <w:rPr>
                <w:rFonts w:ascii="Cambria Math" w:hAnsi="Cambria Math" w:cs="Arial"/>
                <w:i/>
              </w:rPr>
            </m:ctrlPr>
          </m:e>
          <m:sub>
            <m:r>
              <w:rPr>
                <w:rFonts w:ascii="Cambria Math" w:hAnsi="Cambria Math" w:cs="Arial"/>
              </w:rPr>
              <m:t>p</m:t>
            </m:r>
          </m:sub>
        </m:sSub>
      </m:oMath>
      <w:r w:rsidR="00331CE7" w:rsidRPr="00331CE7">
        <w:rPr>
          <w:rFonts w:ascii="Arial" w:hAnsi="Arial" w:cs="Arial" w:hint="eastAsia"/>
        </w:rPr>
        <w:t>和</w:t>
      </w:r>
      <m:oMath>
        <m:sSub>
          <m:sSubPr>
            <m:ctrlPr>
              <w:rPr>
                <w:rFonts w:ascii="Cambria Math" w:hAnsi="Cambria Math" w:cs="Arial"/>
              </w:rPr>
            </m:ctrlPr>
          </m:sSubPr>
          <m:e>
            <m:r>
              <w:rPr>
                <w:rFonts w:ascii="Cambria Math" w:hAnsi="Cambria Math" w:cs="Arial"/>
              </w:rPr>
              <m:t>X</m:t>
            </m:r>
            <m:ctrlPr>
              <w:rPr>
                <w:rFonts w:ascii="Cambria Math" w:hAnsi="Cambria Math" w:cs="Arial"/>
                <w:i/>
              </w:rPr>
            </m:ctrlPr>
          </m:e>
          <m:sub>
            <m:r>
              <w:rPr>
                <w:rFonts w:ascii="Cambria Math" w:hAnsi="Cambria Math" w:cs="Arial"/>
              </w:rPr>
              <m:t>f</m:t>
            </m:r>
          </m:sub>
        </m:sSub>
      </m:oMath>
      <w:r w:rsidR="00331CE7" w:rsidRPr="00331CE7">
        <w:rPr>
          <w:rFonts w:ascii="Arial" w:hAnsi="Arial" w:cs="Arial" w:hint="eastAsia"/>
        </w:rPr>
        <w:t>视为离散的特征集合</w:t>
      </w:r>
      <w:r w:rsidR="00D74B7C">
        <w:rPr>
          <w:rFonts w:ascii="Arial" w:hAnsi="Arial" w:cs="Arial" w:hint="eastAsia"/>
        </w:rPr>
        <w:t>：</w:t>
      </w:r>
    </w:p>
    <w:p w14:paraId="2720D94E" w14:textId="267C2B8F" w:rsidR="0030329B" w:rsidRPr="00350ED0" w:rsidRDefault="0014245F" w:rsidP="0030329B">
      <w:pPr>
        <w:spacing w:line="360" w:lineRule="exact"/>
        <w:ind w:firstLine="420"/>
        <w:rPr>
          <w:rFonts w:ascii="Arial" w:hAnsi="Arial" w:cs="Arial"/>
        </w:rPr>
      </w:pPr>
      <m:oMathPara>
        <m:oMath>
          <m:sSub>
            <m:sSubPr>
              <m:ctrlPr>
                <w:rPr>
                  <w:rFonts w:ascii="Cambria Math" w:hAnsi="Cambria Math" w:cs="Arial"/>
                </w:rPr>
              </m:ctrlPr>
            </m:sSubPr>
            <m:e>
              <m:r>
                <w:rPr>
                  <w:rFonts w:ascii="Cambria Math" w:hAnsi="Cambria Math" w:cs="Arial"/>
                </w:rPr>
                <m:t>X</m:t>
              </m:r>
              <m:ctrlPr>
                <w:rPr>
                  <w:rFonts w:ascii="Cambria Math" w:hAnsi="Cambria Math" w:cs="Arial"/>
                  <w:i/>
                </w:rPr>
              </m:ctrlPr>
            </m:e>
            <m:sub>
              <m:r>
                <w:rPr>
                  <w:rFonts w:ascii="Cambria Math" w:hAnsi="Cambria Math" w:cs="Arial"/>
                </w:rPr>
                <m:t>p</m:t>
              </m:r>
            </m:sub>
          </m:sSub>
          <m:r>
            <w:rPr>
              <w:rFonts w:ascii="Cambria Math" w:hAnsi="Cambria Math" w:cs="Arial"/>
            </w:rPr>
            <m:t>=</m:t>
          </m:r>
          <m:d>
            <m:dPr>
              <m:begChr m:val="{"/>
              <m:endChr m:val="}"/>
              <m:ctrlPr>
                <w:rPr>
                  <w:rFonts w:ascii="Cambria Math" w:hAnsi="Cambria Math" w:cs="Arial"/>
                  <w:i/>
                </w:rPr>
              </m:ctrlPr>
            </m:dPr>
            <m:e>
              <m:sSub>
                <m:sSubPr>
                  <m:ctrlPr>
                    <w:rPr>
                      <w:rFonts w:ascii="Cambria Math" w:hAnsi="Cambria Math" w:cs="Arial"/>
                    </w:rPr>
                  </m:ctrlPr>
                </m:sSubPr>
                <m:e>
                  <m:r>
                    <w:rPr>
                      <w:rFonts w:ascii="Cambria Math" w:hAnsi="Cambria Math" w:cs="Arial"/>
                    </w:rPr>
                    <m:t>x</m:t>
                  </m:r>
                  <m:ctrlPr>
                    <w:rPr>
                      <w:rFonts w:ascii="Cambria Math" w:hAnsi="Cambria Math" w:cs="Arial"/>
                      <w:i/>
                    </w:rPr>
                  </m:ctrlPr>
                </m:e>
                <m:sub>
                  <m:r>
                    <w:rPr>
                      <w:rFonts w:ascii="Cambria Math" w:hAnsi="Cambria Math" w:cs="Arial"/>
                    </w:rPr>
                    <m:t>p</m:t>
                  </m:r>
                  <m:r>
                    <w:rPr>
                      <w:rFonts w:ascii="Cambria Math" w:hAnsi="Cambria Math" w:cs="Arial"/>
                    </w:rPr>
                    <m:t>1</m:t>
                  </m:r>
                </m:sub>
              </m:sSub>
              <m:r>
                <w:rPr>
                  <w:rFonts w:ascii="Cambria Math" w:hAnsi="Cambria Math" w:cs="Arial"/>
                </w:rPr>
                <m:t>,</m:t>
              </m:r>
              <m:sSub>
                <m:sSubPr>
                  <m:ctrlPr>
                    <w:rPr>
                      <w:rFonts w:ascii="Cambria Math" w:hAnsi="Cambria Math" w:cs="Arial"/>
                    </w:rPr>
                  </m:ctrlPr>
                </m:sSubPr>
                <m:e>
                  <m:r>
                    <w:rPr>
                      <w:rFonts w:ascii="Cambria Math" w:hAnsi="Cambria Math" w:cs="Arial"/>
                    </w:rPr>
                    <m:t>x</m:t>
                  </m:r>
                  <m:ctrlPr>
                    <w:rPr>
                      <w:rFonts w:ascii="Cambria Math" w:hAnsi="Cambria Math" w:cs="Arial"/>
                      <w:i/>
                    </w:rPr>
                  </m:ctrlPr>
                </m:e>
                <m:sub>
                  <m:r>
                    <w:rPr>
                      <w:rFonts w:ascii="Cambria Math" w:hAnsi="Cambria Math" w:cs="Arial"/>
                    </w:rPr>
                    <m:t>p</m:t>
                  </m:r>
                  <m:r>
                    <w:rPr>
                      <w:rFonts w:ascii="Cambria Math" w:hAnsi="Cambria Math" w:cs="Arial"/>
                    </w:rPr>
                    <m:t>2</m:t>
                  </m:r>
                </m:sub>
              </m:sSub>
              <m:r>
                <w:rPr>
                  <w:rFonts w:ascii="Cambria Math" w:hAnsi="Cambria Math" w:cs="Arial"/>
                </w:rPr>
                <m:t>,,</m:t>
              </m:r>
              <m:sSub>
                <m:sSubPr>
                  <m:ctrlPr>
                    <w:rPr>
                      <w:rFonts w:ascii="Cambria Math" w:hAnsi="Cambria Math" w:cs="Arial"/>
                    </w:rPr>
                  </m:ctrlPr>
                </m:sSubPr>
                <m:e>
                  <m:r>
                    <w:rPr>
                      <w:rFonts w:ascii="Cambria Math" w:hAnsi="Cambria Math" w:cs="Arial"/>
                    </w:rPr>
                    <m:t>x</m:t>
                  </m:r>
                  <m:ctrlPr>
                    <w:rPr>
                      <w:rFonts w:ascii="Cambria Math" w:hAnsi="Cambria Math" w:cs="Arial"/>
                      <w:i/>
                    </w:rPr>
                  </m:ctrlPr>
                </m:e>
                <m:sub>
                  <m:r>
                    <w:rPr>
                      <w:rFonts w:ascii="Cambria Math" w:hAnsi="Cambria Math" w:cs="Arial"/>
                    </w:rPr>
                    <m:t>pd</m:t>
                  </m:r>
                </m:sub>
              </m:sSub>
            </m:e>
          </m:d>
        </m:oMath>
      </m:oMathPara>
    </w:p>
    <w:p w14:paraId="1CC090AB" w14:textId="67DF2B52" w:rsidR="00350ED0" w:rsidRPr="00696647" w:rsidRDefault="0014245F" w:rsidP="0030329B">
      <w:pPr>
        <w:spacing w:line="360" w:lineRule="exact"/>
        <w:ind w:firstLine="420"/>
        <w:rPr>
          <w:rFonts w:ascii="Arial" w:hAnsi="Arial" w:cs="Arial"/>
        </w:rPr>
      </w:pPr>
      <m:oMathPara>
        <m:oMath>
          <m:sSub>
            <m:sSubPr>
              <m:ctrlPr>
                <w:rPr>
                  <w:rFonts w:ascii="Cambria Math" w:hAnsi="Cambria Math" w:cs="Arial"/>
                </w:rPr>
              </m:ctrlPr>
            </m:sSubPr>
            <m:e>
              <m:r>
                <w:rPr>
                  <w:rFonts w:ascii="Cambria Math" w:hAnsi="Cambria Math" w:cs="Arial"/>
                </w:rPr>
                <m:t>X</m:t>
              </m:r>
            </m:e>
            <m:sub>
              <m:r>
                <w:rPr>
                  <w:rFonts w:ascii="Cambria Math" w:hAnsi="Cambria Math" w:cs="Arial"/>
                </w:rPr>
                <m:t>f</m:t>
              </m:r>
            </m:sub>
          </m:sSub>
          <m:r>
            <w:rPr>
              <w:rFonts w:ascii="Cambria Math" w:hAnsi="Cambria Math" w:cs="Arial"/>
            </w:rPr>
            <m:t>=</m:t>
          </m:r>
          <m:d>
            <m:dPr>
              <m:begChr m:val="{"/>
              <m:endChr m:val="}"/>
              <m:ctrlPr>
                <w:rPr>
                  <w:rFonts w:ascii="Cambria Math" w:hAnsi="Cambria Math" w:cs="Arial"/>
                  <w:i/>
                </w:rPr>
              </m:ctrlPr>
            </m:dPr>
            <m:e>
              <m:sSub>
                <m:sSubPr>
                  <m:ctrlPr>
                    <w:rPr>
                      <w:rFonts w:ascii="Cambria Math" w:hAnsi="Cambria Math" w:cs="Arial"/>
                    </w:rPr>
                  </m:ctrlPr>
                </m:sSubPr>
                <m:e>
                  <m:r>
                    <w:rPr>
                      <w:rFonts w:ascii="Cambria Math" w:hAnsi="Cambria Math" w:cs="Arial"/>
                    </w:rPr>
                    <m:t>x</m:t>
                  </m:r>
                </m:e>
                <m:sub>
                  <m:r>
                    <w:rPr>
                      <w:rFonts w:ascii="Cambria Math" w:hAnsi="Cambria Math" w:cs="Arial"/>
                    </w:rPr>
                    <m:t>f</m:t>
                  </m:r>
                  <m:r>
                    <w:rPr>
                      <w:rFonts w:ascii="Cambria Math" w:hAnsi="Cambria Math" w:cs="Arial"/>
                    </w:rPr>
                    <m:t>1</m:t>
                  </m:r>
                </m:sub>
              </m:sSub>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f</m:t>
                  </m:r>
                  <m:r>
                    <w:rPr>
                      <w:rFonts w:ascii="Cambria Math" w:hAnsi="Cambria Math" w:cs="Arial"/>
                    </w:rPr>
                    <m:t>2</m:t>
                  </m:r>
                </m:sub>
              </m:sSub>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fd</m:t>
                  </m:r>
                </m:sub>
              </m:sSub>
            </m:e>
          </m:d>
        </m:oMath>
      </m:oMathPara>
    </w:p>
    <w:p w14:paraId="564A3184" w14:textId="2D47925B" w:rsidR="00696647" w:rsidRDefault="0014245F" w:rsidP="0030329B">
      <w:pPr>
        <w:spacing w:line="360" w:lineRule="exact"/>
        <w:ind w:firstLine="420"/>
        <w:rPr>
          <w:rFonts w:ascii="Cambria Math" w:hAnsi="Cambria Math" w:cs="Arial"/>
        </w:rPr>
      </w:pPr>
      <m:oMath>
        <m:sSub>
          <m:sSubPr>
            <m:ctrlPr>
              <w:rPr>
                <w:rFonts w:ascii="Cambria Math" w:hAnsi="Cambria Math" w:cs="Arial"/>
              </w:rPr>
            </m:ctrlPr>
          </m:sSubPr>
          <m:e>
            <m:r>
              <w:rPr>
                <w:rFonts w:ascii="Cambria Math" w:hAnsi="Cambria Math" w:cs="Arial"/>
              </w:rPr>
              <m:t>x</m:t>
            </m:r>
            <m:ctrlPr>
              <w:rPr>
                <w:rFonts w:ascii="Cambria Math" w:hAnsi="Cambria Math" w:cs="Arial"/>
                <w:i/>
              </w:rPr>
            </m:ctrlPr>
          </m:e>
          <m:sub>
            <m:r>
              <w:rPr>
                <w:rFonts w:ascii="Cambria Math" w:hAnsi="Cambria Math" w:cs="Arial"/>
              </w:rPr>
              <m:t>p</m:t>
            </m:r>
            <w:bookmarkStart w:id="19" w:name="_Hlk192096115"/>
            <m:r>
              <w:rPr>
                <w:rFonts w:ascii="Cambria Math" w:hAnsi="Cambria Math" w:cs="Arial" w:hint="eastAsia"/>
              </w:rPr>
              <m:t>i</m:t>
            </m:r>
            <w:bookmarkEnd w:id="19"/>
          </m:sub>
        </m:sSub>
      </m:oMath>
      <w:r w:rsidR="00276965">
        <w:rPr>
          <w:rFonts w:ascii="Arial" w:hAnsi="Arial" w:cs="Arial" w:hint="eastAsia"/>
        </w:rPr>
        <w:t>代表进程路径</w:t>
      </w:r>
      <w:bookmarkStart w:id="20" w:name="_Hlk192096078"/>
      <m:oMath>
        <m:sSub>
          <m:sSubPr>
            <m:ctrlPr>
              <w:rPr>
                <w:rFonts w:ascii="Cambria Math" w:hAnsi="Cambria Math" w:cs="Arial"/>
              </w:rPr>
            </m:ctrlPr>
          </m:sSubPr>
          <m:e>
            <m:r>
              <w:rPr>
                <w:rFonts w:ascii="Cambria Math" w:hAnsi="Cambria Math" w:cs="Arial"/>
              </w:rPr>
              <m:t>X</m:t>
            </m:r>
            <m:ctrlPr>
              <w:rPr>
                <w:rFonts w:ascii="Cambria Math" w:hAnsi="Cambria Math" w:cs="Arial"/>
                <w:i/>
              </w:rPr>
            </m:ctrlPr>
          </m:e>
          <m:sub>
            <m:r>
              <w:rPr>
                <w:rFonts w:ascii="Cambria Math" w:hAnsi="Cambria Math" w:cs="Arial"/>
              </w:rPr>
              <m:t>p</m:t>
            </m:r>
          </m:sub>
        </m:sSub>
      </m:oMath>
      <w:bookmarkEnd w:id="20"/>
      <w:r w:rsidR="00DC7A6B">
        <w:rPr>
          <w:rFonts w:ascii="Arial" w:hAnsi="Arial" w:cs="Arial" w:hint="eastAsia"/>
        </w:rPr>
        <w:t>的第</w:t>
      </w:r>
      <m:oMath>
        <m:r>
          <w:rPr>
            <w:rFonts w:ascii="Cambria Math" w:hAnsi="Cambria Math" w:cs="Arial" w:hint="eastAsia"/>
          </w:rPr>
          <m:t>i</m:t>
        </m:r>
      </m:oMath>
      <w:r w:rsidR="00DC7A6B">
        <w:rPr>
          <w:rFonts w:ascii="Arial" w:hAnsi="Arial" w:cs="Arial" w:hint="eastAsia"/>
        </w:rPr>
        <w:t>个层级（如</w:t>
      </w:r>
      <w:r w:rsidR="00DC7A6B">
        <w:rPr>
          <w:rFonts w:ascii="Arial" w:hAnsi="Arial" w:cs="Arial"/>
        </w:rPr>
        <w:t>”</w:t>
      </w:r>
      <w:proofErr w:type="spellStart"/>
      <w:r w:rsidR="00DC7A6B">
        <w:rPr>
          <w:rFonts w:ascii="Arial" w:hAnsi="Arial" w:cs="Arial"/>
        </w:rPr>
        <w:t>usr</w:t>
      </w:r>
      <w:proofErr w:type="spellEnd"/>
      <w:r w:rsidR="00DC7A6B">
        <w:rPr>
          <w:rFonts w:ascii="Arial" w:hAnsi="Arial" w:cs="Arial"/>
        </w:rPr>
        <w:t>”,”bin”</w:t>
      </w:r>
      <w:r w:rsidR="00DC7A6B">
        <w:rPr>
          <w:rFonts w:ascii="Arial" w:hAnsi="Arial" w:cs="Arial" w:hint="eastAsia"/>
        </w:rPr>
        <w:t>），</w:t>
      </w:r>
      <w:r w:rsidR="009B77EE" w:rsidRPr="009B77EE">
        <w:rPr>
          <w:rFonts w:ascii="Cambria Math" w:hAnsi="Cambria Math" w:cs="Arial"/>
        </w:rPr>
        <w:t xml:space="preserve"> </w:t>
      </w:r>
      <m:oMath>
        <m:sSub>
          <m:sSubPr>
            <m:ctrlPr>
              <w:rPr>
                <w:rFonts w:ascii="Cambria Math" w:hAnsi="Cambria Math" w:cs="Arial"/>
              </w:rPr>
            </m:ctrlPr>
          </m:sSubPr>
          <m:e>
            <m:r>
              <w:rPr>
                <w:rFonts w:ascii="Cambria Math" w:hAnsi="Cambria Math" w:cs="Arial"/>
              </w:rPr>
              <m:t>x</m:t>
            </m:r>
            <m:ctrlPr>
              <w:rPr>
                <w:rFonts w:ascii="Cambria Math" w:hAnsi="Cambria Math" w:cs="Arial"/>
                <w:i/>
              </w:rPr>
            </m:ctrlPr>
          </m:e>
          <m:sub>
            <m:r>
              <w:rPr>
                <w:rFonts w:ascii="Cambria Math" w:hAnsi="Cambria Math" w:cs="Arial" w:hint="eastAsia"/>
              </w:rPr>
              <m:t>fi</m:t>
            </m:r>
          </m:sub>
        </m:sSub>
      </m:oMath>
      <w:r w:rsidR="009B77EE" w:rsidRPr="009B77EE">
        <w:rPr>
          <w:rFonts w:ascii="Cambria Math" w:hAnsi="Cambria Math" w:cs="Arial" w:hint="eastAsia"/>
        </w:rPr>
        <w:t>代表文件路径中</w:t>
      </w:r>
      <m:oMath>
        <m:sSub>
          <m:sSubPr>
            <m:ctrlPr>
              <w:rPr>
                <w:rFonts w:ascii="Cambria Math" w:hAnsi="Cambria Math" w:cs="Arial"/>
              </w:rPr>
            </m:ctrlPr>
          </m:sSubPr>
          <m:e>
            <m:r>
              <w:rPr>
                <w:rFonts w:ascii="Cambria Math" w:hAnsi="Cambria Math" w:cs="Arial"/>
              </w:rPr>
              <m:t>X</m:t>
            </m:r>
            <m:ctrlPr>
              <w:rPr>
                <w:rFonts w:ascii="Cambria Math" w:hAnsi="Cambria Math" w:cs="Arial"/>
                <w:i/>
              </w:rPr>
            </m:ctrlPr>
          </m:e>
          <m:sub>
            <m:r>
              <w:rPr>
                <w:rFonts w:ascii="Cambria Math" w:hAnsi="Cambria Math" w:cs="Arial"/>
              </w:rPr>
              <m:t>f</m:t>
            </m:r>
          </m:sub>
        </m:sSub>
      </m:oMath>
      <w:r w:rsidR="009B77EE" w:rsidRPr="009B77EE">
        <w:rPr>
          <w:rFonts w:ascii="Cambria Math" w:hAnsi="Cambria Math" w:cs="Arial" w:hint="eastAsia"/>
        </w:rPr>
        <w:t>的第</w:t>
      </w:r>
      <m:oMath>
        <m:r>
          <w:rPr>
            <w:rFonts w:ascii="Cambria Math" w:hAnsi="Cambria Math" w:cs="Arial" w:hint="eastAsia"/>
          </w:rPr>
          <m:t>i</m:t>
        </m:r>
      </m:oMath>
      <w:r w:rsidR="009B77EE" w:rsidRPr="009B77EE">
        <w:rPr>
          <w:rFonts w:ascii="Cambria Math" w:hAnsi="Cambria Math" w:cs="Arial" w:hint="eastAsia"/>
        </w:rPr>
        <w:t>个层级</w:t>
      </w:r>
      <w:r w:rsidR="00F317F7">
        <w:rPr>
          <w:rFonts w:ascii="Arial" w:hAnsi="Arial" w:cs="Arial" w:hint="eastAsia"/>
        </w:rPr>
        <w:t>（如</w:t>
      </w:r>
      <w:r w:rsidR="00F317F7">
        <w:rPr>
          <w:rFonts w:ascii="Arial" w:hAnsi="Arial" w:cs="Arial"/>
        </w:rPr>
        <w:t>”</w:t>
      </w:r>
      <w:proofErr w:type="spellStart"/>
      <w:r w:rsidR="00F317F7">
        <w:rPr>
          <w:rFonts w:ascii="Arial" w:hAnsi="Arial" w:cs="Arial" w:hint="eastAsia"/>
        </w:rPr>
        <w:t>etc</w:t>
      </w:r>
      <w:proofErr w:type="spellEnd"/>
      <w:r w:rsidR="00F317F7">
        <w:rPr>
          <w:rFonts w:ascii="Arial" w:hAnsi="Arial" w:cs="Arial"/>
        </w:rPr>
        <w:t>”,”passwd”</w:t>
      </w:r>
      <w:r w:rsidR="00F317F7">
        <w:rPr>
          <w:rFonts w:ascii="Arial" w:hAnsi="Arial" w:cs="Arial" w:hint="eastAsia"/>
        </w:rPr>
        <w:t>）</w:t>
      </w:r>
      <w:r w:rsidR="008C7384">
        <w:rPr>
          <w:rFonts w:ascii="Cambria Math" w:hAnsi="Cambria Math" w:cs="Arial" w:hint="eastAsia"/>
        </w:rPr>
        <w:t>。</w:t>
      </w:r>
      <w:r w:rsidR="0052038F">
        <w:rPr>
          <w:rFonts w:ascii="Cambria Math" w:hAnsi="Cambria Math" w:cs="Arial" w:hint="eastAsia"/>
        </w:rPr>
        <w:t>使用词袋模型</w:t>
      </w:r>
      <w:r w:rsidR="008C7384">
        <w:rPr>
          <w:rFonts w:ascii="Cambria Math" w:hAnsi="Cambria Math" w:cs="Arial" w:hint="eastAsia"/>
        </w:rPr>
        <w:t>将路径转化为向量</w:t>
      </w:r>
      <w:r w:rsidR="00886017">
        <w:rPr>
          <w:rFonts w:ascii="Cambria Math" w:hAnsi="Cambria Math" w:cs="Arial" w:hint="eastAsia"/>
        </w:rPr>
        <w:t>，例如</w:t>
      </w:r>
      <w:r w:rsidR="00401812">
        <w:rPr>
          <w:rFonts w:ascii="Cambria Math" w:hAnsi="Cambria Math" w:cs="Arial" w:hint="eastAsia"/>
        </w:rPr>
        <w:t>：</w:t>
      </w:r>
    </w:p>
    <w:p w14:paraId="309AD0EC" w14:textId="4DA6ACA8" w:rsidR="00401812" w:rsidRPr="00CB328D" w:rsidRDefault="0014245F" w:rsidP="0030329B">
      <w:pPr>
        <w:spacing w:line="360" w:lineRule="exact"/>
        <w:ind w:firstLine="420"/>
        <w:rPr>
          <w:rFonts w:ascii="Arial" w:hAnsi="Arial" w:cs="Arial"/>
          <w:i/>
        </w:rPr>
      </w:pPr>
      <m:oMathPara>
        <m:oMath>
          <m:sSub>
            <m:sSubPr>
              <m:ctrlPr>
                <w:rPr>
                  <w:rFonts w:ascii="Cambria Math" w:hAnsi="Cambria Math" w:cs="Arial"/>
                </w:rPr>
              </m:ctrlPr>
            </m:sSubPr>
            <m:e>
              <m:r>
                <w:rPr>
                  <w:rFonts w:ascii="Cambria Math" w:hAnsi="Cambria Math" w:cs="Arial"/>
                </w:rPr>
                <m:t>X</m:t>
              </m:r>
            </m:e>
            <m:sub>
              <m:r>
                <w:rPr>
                  <w:rFonts w:ascii="Cambria Math" w:hAnsi="Cambria Math" w:cs="Arial"/>
                </w:rPr>
                <m:t>p</m:t>
              </m:r>
            </m:sub>
          </m:sSub>
          <m:r>
            <w:rPr>
              <w:rFonts w:ascii="Cambria Math" w:hAnsi="Cambria Math" w:cs="Arial"/>
            </w:rPr>
            <m:t>=(1,1,1,0,0,0</m:t>
          </m:r>
          <m:sSup>
            <m:sSupPr>
              <m:ctrlPr>
                <w:rPr>
                  <w:rFonts w:ascii="Cambria Math" w:hAnsi="Cambria Math" w:cs="Arial"/>
                </w:rPr>
              </m:ctrlPr>
            </m:sSupPr>
            <m:e>
              <m:r>
                <w:rPr>
                  <w:rFonts w:ascii="Cambria Math" w:hAnsi="Cambria Math" w:cs="Arial"/>
                </w:rPr>
                <m:t>)</m:t>
              </m:r>
            </m:e>
            <m:sup>
              <m:r>
                <w:rPr>
                  <w:rFonts w:ascii="Cambria Math" w:hAnsi="Cambria Math" w:cs="Arial"/>
                </w:rPr>
                <m:t>T</m:t>
              </m:r>
            </m:sup>
          </m:sSup>
        </m:oMath>
      </m:oMathPara>
    </w:p>
    <w:p w14:paraId="67D296B0" w14:textId="102D4243" w:rsidR="00CB328D" w:rsidRPr="00BF4A38" w:rsidRDefault="0014245F" w:rsidP="0030329B">
      <w:pPr>
        <w:spacing w:line="360" w:lineRule="exact"/>
        <w:ind w:firstLine="420"/>
        <w:rPr>
          <w:rFonts w:ascii="Arial" w:hAnsi="Arial" w:cs="Arial"/>
          <w:iCs/>
        </w:rPr>
      </w:pPr>
      <m:oMathPara>
        <m:oMath>
          <m:sSub>
            <m:sSubPr>
              <m:ctrlPr>
                <w:rPr>
                  <w:rFonts w:ascii="Cambria Math" w:hAnsi="Cambria Math" w:cs="Arial"/>
                  <w:iCs/>
                </w:rPr>
              </m:ctrlPr>
            </m:sSubPr>
            <m:e>
              <m:r>
                <w:rPr>
                  <w:rFonts w:ascii="Cambria Math" w:hAnsi="Cambria Math" w:cs="Arial"/>
                </w:rPr>
                <m:t>X</m:t>
              </m:r>
            </m:e>
            <m:sub>
              <m:r>
                <w:rPr>
                  <w:rFonts w:ascii="Cambria Math" w:hAnsi="Cambria Math" w:cs="Arial"/>
                </w:rPr>
                <m:t>j</m:t>
              </m:r>
            </m:sub>
          </m:sSub>
          <m:r>
            <w:rPr>
              <w:rFonts w:ascii="Cambria Math" w:hAnsi="Cambria Math" w:cs="Arial"/>
            </w:rPr>
            <m:t>=(0,0,0,1,1,1</m:t>
          </m:r>
          <m:sSup>
            <m:sSupPr>
              <m:ctrlPr>
                <w:rPr>
                  <w:rFonts w:ascii="Cambria Math" w:hAnsi="Cambria Math" w:cs="Arial"/>
                  <w:iCs/>
                </w:rPr>
              </m:ctrlPr>
            </m:sSupPr>
            <m:e>
              <m:r>
                <w:rPr>
                  <w:rFonts w:ascii="Cambria Math" w:hAnsi="Cambria Math" w:cs="Arial"/>
                </w:rPr>
                <m:t>)</m:t>
              </m:r>
            </m:e>
            <m:sup>
              <m:r>
                <w:rPr>
                  <w:rFonts w:ascii="Cambria Math" w:hAnsi="Cambria Math" w:cs="Arial"/>
                </w:rPr>
                <m:t>T</m:t>
              </m:r>
            </m:sup>
          </m:sSup>
        </m:oMath>
      </m:oMathPara>
    </w:p>
    <w:p w14:paraId="3D6E31C2" w14:textId="4BE66396" w:rsidR="00BF4A38" w:rsidRPr="006B2069" w:rsidRDefault="00E63198" w:rsidP="0030329B">
      <w:pPr>
        <w:spacing w:line="360" w:lineRule="exact"/>
        <w:ind w:firstLine="420"/>
        <w:rPr>
          <w:rFonts w:ascii="Arial" w:hAnsi="Arial" w:cs="Arial"/>
          <w:iCs/>
        </w:rPr>
      </w:pPr>
      <w:r w:rsidRPr="00E63198">
        <w:rPr>
          <w:rFonts w:ascii="Arial" w:hAnsi="Arial" w:cs="Arial" w:hint="eastAsia"/>
          <w:iCs/>
        </w:rPr>
        <w:t>由于访问日志数据的特征维度较大，每个访问记录仅涉及其中的一小部分路径层级，</w:t>
      </w:r>
      <w:r w:rsidR="00AA5811">
        <w:rPr>
          <w:rFonts w:ascii="Arial" w:hAnsi="Arial" w:cs="Arial" w:hint="eastAsia"/>
          <w:iCs/>
        </w:rPr>
        <w:t>因此，整个数据矩阵是高度稀疏的。</w:t>
      </w:r>
      <w:r w:rsidR="00AA5811" w:rsidRPr="00AA5811">
        <w:rPr>
          <w:rFonts w:ascii="Arial" w:hAnsi="Arial" w:cs="Arial" w:hint="eastAsia"/>
          <w:iCs/>
        </w:rPr>
        <w:t>为了优化存储和计算效率，</w:t>
      </w:r>
      <w:r w:rsidR="00AA5811" w:rsidRPr="008E6ACF">
        <w:rPr>
          <w:rFonts w:ascii="Arial" w:hAnsi="Arial" w:cs="Arial" w:hint="eastAsia"/>
          <w:iCs/>
          <w:highlight w:val="yellow"/>
        </w:rPr>
        <w:t>本文</w:t>
      </w:r>
      <w:r w:rsidR="00AA5811" w:rsidRPr="00AA5811">
        <w:rPr>
          <w:rFonts w:ascii="Arial" w:hAnsi="Arial" w:cs="Arial" w:hint="eastAsia"/>
          <w:iCs/>
        </w:rPr>
        <w:t>采用稀疏矩阵（</w:t>
      </w:r>
      <w:r w:rsidR="00AA5811" w:rsidRPr="00AA5811">
        <w:rPr>
          <w:rFonts w:ascii="Arial" w:hAnsi="Arial" w:cs="Arial" w:hint="eastAsia"/>
          <w:iCs/>
        </w:rPr>
        <w:t>Compressed Sparse Row, CSR</w:t>
      </w:r>
      <w:r w:rsidR="00AA5811" w:rsidRPr="00AA5811">
        <w:rPr>
          <w:rFonts w:ascii="Arial" w:hAnsi="Arial" w:cs="Arial" w:hint="eastAsia"/>
          <w:iCs/>
        </w:rPr>
        <w:t>）进行存储</w:t>
      </w:r>
      <w:r w:rsidR="00630ED6">
        <w:rPr>
          <w:rFonts w:ascii="Arial" w:hAnsi="Arial" w:cs="Arial" w:hint="eastAsia"/>
          <w:iCs/>
        </w:rPr>
        <w:t>，</w:t>
      </w:r>
      <w:r w:rsidR="00466506">
        <w:rPr>
          <w:rFonts w:ascii="Arial" w:hAnsi="Arial" w:cs="Arial" w:hint="eastAsia"/>
          <w:iCs/>
        </w:rPr>
        <w:t>如图所示。</w:t>
      </w:r>
    </w:p>
    <w:p w14:paraId="5678BC40" w14:textId="56EB413E" w:rsidR="006B2069" w:rsidRPr="00CB328D" w:rsidRDefault="006B2069" w:rsidP="00E20678">
      <w:pPr>
        <w:rPr>
          <w:rFonts w:ascii="Arial" w:hAnsi="Arial" w:cs="Arial"/>
          <w:iCs/>
        </w:rPr>
      </w:pPr>
      <w:r>
        <w:rPr>
          <w:rFonts w:ascii="Arial" w:hAnsi="Arial" w:cs="Arial" w:hint="eastAsia"/>
          <w:iCs/>
          <w:noProof/>
        </w:rPr>
        <w:drawing>
          <wp:inline distT="0" distB="0" distL="0" distR="0" wp14:anchorId="1A32C064" wp14:editId="415DDE52">
            <wp:extent cx="2799080" cy="1137920"/>
            <wp:effectExtent l="0" t="0" r="0" b="5080"/>
            <wp:docPr id="128149698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96982" name="图片 128149698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99080" cy="1137920"/>
                    </a:xfrm>
                    <a:prstGeom prst="rect">
                      <a:avLst/>
                    </a:prstGeom>
                  </pic:spPr>
                </pic:pic>
              </a:graphicData>
            </a:graphic>
          </wp:inline>
        </w:drawing>
      </w:r>
    </w:p>
    <w:p w14:paraId="219C7762" w14:textId="56603258" w:rsidR="00502E52" w:rsidRPr="000238FC" w:rsidRDefault="003B572C" w:rsidP="000238FC">
      <w:pPr>
        <w:spacing w:line="360" w:lineRule="exact"/>
        <w:ind w:firstLine="420"/>
        <w:rPr>
          <w:rFonts w:ascii="Arial" w:hAnsi="Arial" w:cs="Arial"/>
          <w:iCs/>
        </w:rPr>
      </w:pPr>
      <w:r w:rsidRPr="00783F31">
        <w:rPr>
          <w:rFonts w:ascii="Arial" w:hAnsi="Arial" w:cs="Arial" w:hint="eastAsia"/>
          <w:b/>
          <w:highlight w:val="yellow"/>
        </w:rPr>
        <w:t>聚类规则</w:t>
      </w:r>
      <w:r w:rsidR="00A62A5E">
        <w:rPr>
          <w:rFonts w:ascii="Arial" w:hAnsi="Arial" w:cs="Arial" w:hint="eastAsia"/>
          <w:b/>
        </w:rPr>
        <w:t>：</w:t>
      </w:r>
      <w:r w:rsidR="00DF3725" w:rsidRPr="00883993">
        <w:rPr>
          <w:rFonts w:ascii="Arial" w:hAnsi="Arial" w:cs="Arial" w:hint="eastAsia"/>
          <w:iCs/>
        </w:rPr>
        <w:t>完成异常值</w:t>
      </w:r>
      <w:r w:rsidR="00227F67" w:rsidRPr="00883993">
        <w:rPr>
          <w:rFonts w:ascii="Arial" w:hAnsi="Arial" w:cs="Arial" w:hint="eastAsia"/>
          <w:iCs/>
        </w:rPr>
        <w:t>过滤后，</w:t>
      </w:r>
      <w:r w:rsidR="00B77CE1" w:rsidRPr="00883993">
        <w:rPr>
          <w:rFonts w:ascii="Arial" w:hAnsi="Arial" w:cs="Arial" w:hint="eastAsia"/>
          <w:iCs/>
        </w:rPr>
        <w:t>对</w:t>
      </w:r>
      <w:r w:rsidR="00B4269F">
        <w:rPr>
          <w:rFonts w:ascii="Arial" w:hAnsi="Arial" w:cs="Arial" w:hint="eastAsia"/>
          <w:iCs/>
        </w:rPr>
        <w:t>文件</w:t>
      </w:r>
      <w:r w:rsidR="00B77CE1" w:rsidRPr="00883993">
        <w:rPr>
          <w:rFonts w:ascii="Arial" w:hAnsi="Arial" w:cs="Arial" w:hint="eastAsia"/>
          <w:iCs/>
        </w:rPr>
        <w:t>正常访问模式进行</w:t>
      </w:r>
      <w:r w:rsidR="00B4269F">
        <w:rPr>
          <w:rFonts w:ascii="Arial" w:hAnsi="Arial" w:cs="Arial" w:hint="eastAsia"/>
          <w:iCs/>
        </w:rPr>
        <w:t>聚类分析</w:t>
      </w:r>
      <w:r w:rsidR="00B77CE1" w:rsidRPr="00883993">
        <w:rPr>
          <w:rFonts w:ascii="Arial" w:hAnsi="Arial" w:cs="Arial" w:hint="eastAsia"/>
          <w:iCs/>
        </w:rPr>
        <w:t>，</w:t>
      </w:r>
      <w:r w:rsidR="00883993" w:rsidRPr="00883993">
        <w:rPr>
          <w:rFonts w:ascii="Arial" w:hAnsi="Arial" w:cs="Arial" w:hint="eastAsia"/>
          <w:iCs/>
        </w:rPr>
        <w:t>生成基于通配符的白名单规则集，以优化访问策略。</w:t>
      </w:r>
      <w:r w:rsidR="00174862">
        <w:rPr>
          <w:rFonts w:ascii="Arial" w:hAnsi="Arial" w:cs="Arial" w:hint="eastAsia"/>
          <w:iCs/>
        </w:rPr>
        <w:t>考虑到</w:t>
      </w:r>
      <w:r w:rsidR="00D06FE4" w:rsidRPr="00D06FE4">
        <w:rPr>
          <w:rFonts w:ascii="Arial" w:hAnsi="Arial" w:cs="Arial" w:hint="eastAsia"/>
          <w:iCs/>
        </w:rPr>
        <w:t>电力物联网的访问数据量大、</w:t>
      </w:r>
      <w:r w:rsidR="00D06FE4">
        <w:rPr>
          <w:rFonts w:ascii="Arial" w:hAnsi="Arial" w:cs="Arial" w:hint="eastAsia"/>
          <w:iCs/>
        </w:rPr>
        <w:t>对计算的实时性要求较高，</w:t>
      </w:r>
      <w:r w:rsidR="00D06FE4" w:rsidRPr="00D06FE4">
        <w:rPr>
          <w:rFonts w:ascii="Arial" w:hAnsi="Arial" w:cs="Arial" w:hint="eastAsia"/>
          <w:iCs/>
        </w:rPr>
        <w:t>本文选用</w:t>
      </w:r>
      <w:r w:rsidR="00D06FE4" w:rsidRPr="00D06FE4">
        <w:rPr>
          <w:rFonts w:ascii="Arial" w:hAnsi="Arial" w:cs="Arial" w:hint="eastAsia"/>
          <w:iCs/>
        </w:rPr>
        <w:t xml:space="preserve"> </w:t>
      </w:r>
      <w:bookmarkStart w:id="21" w:name="_Hlk192256484"/>
      <w:bookmarkStart w:id="22" w:name="_Hlk192251393"/>
      <w:r w:rsidR="00B6178A">
        <w:rPr>
          <w:rFonts w:ascii="Arial" w:hAnsi="Arial" w:cs="Arial"/>
          <w:iCs/>
        </w:rPr>
        <w:t>M</w:t>
      </w:r>
      <w:r w:rsidR="00D06FE4" w:rsidRPr="00D06FE4">
        <w:rPr>
          <w:rFonts w:ascii="Arial" w:hAnsi="Arial" w:cs="Arial" w:hint="eastAsia"/>
          <w:iCs/>
        </w:rPr>
        <w:t>ini</w:t>
      </w:r>
      <w:r w:rsidR="00B6178A">
        <w:rPr>
          <w:rFonts w:ascii="Arial" w:hAnsi="Arial" w:cs="Arial"/>
          <w:iCs/>
        </w:rPr>
        <w:t xml:space="preserve"> B</w:t>
      </w:r>
      <w:r w:rsidR="00D06FE4" w:rsidRPr="00D06FE4">
        <w:rPr>
          <w:rFonts w:ascii="Arial" w:hAnsi="Arial" w:cs="Arial" w:hint="eastAsia"/>
          <w:iCs/>
        </w:rPr>
        <w:t>atch K-Means</w:t>
      </w:r>
      <w:bookmarkEnd w:id="21"/>
      <w:r w:rsidR="00D06FE4" w:rsidRPr="00D06FE4">
        <w:rPr>
          <w:rFonts w:ascii="Arial" w:hAnsi="Arial" w:cs="Arial" w:hint="eastAsia"/>
          <w:iCs/>
        </w:rPr>
        <w:t xml:space="preserve"> </w:t>
      </w:r>
      <w:bookmarkEnd w:id="22"/>
      <w:r w:rsidR="00D06FE4" w:rsidRPr="00D06FE4">
        <w:rPr>
          <w:rFonts w:ascii="Arial" w:hAnsi="Arial" w:cs="Arial" w:hint="eastAsia"/>
          <w:iCs/>
        </w:rPr>
        <w:t>进行高效聚类，</w:t>
      </w:r>
      <w:r w:rsidR="00B140C6">
        <w:rPr>
          <w:rFonts w:ascii="Arial" w:hAnsi="Arial" w:cs="Arial" w:hint="eastAsia"/>
          <w:iCs/>
        </w:rPr>
        <w:t>采用小批量（</w:t>
      </w:r>
      <w:r w:rsidR="00B140C6">
        <w:rPr>
          <w:rFonts w:ascii="Arial" w:hAnsi="Arial" w:cs="Arial"/>
          <w:iCs/>
        </w:rPr>
        <w:t>Mini Batch</w:t>
      </w:r>
      <w:r w:rsidR="00B140C6">
        <w:rPr>
          <w:rFonts w:ascii="Arial" w:hAnsi="Arial" w:cs="Arial" w:hint="eastAsia"/>
          <w:iCs/>
        </w:rPr>
        <w:t>）更新聚类中心，</w:t>
      </w:r>
      <w:r w:rsidR="00D06FE4" w:rsidRPr="00D06FE4">
        <w:rPr>
          <w:rFonts w:ascii="Arial" w:hAnsi="Arial" w:cs="Arial" w:hint="eastAsia"/>
          <w:iCs/>
        </w:rPr>
        <w:t>以满足大规模数据处理需求。</w:t>
      </w:r>
    </w:p>
    <w:p w14:paraId="6FE986F4" w14:textId="77777777" w:rsidR="009262E4" w:rsidRDefault="009262E4" w:rsidP="00045D46">
      <w:pPr>
        <w:ind w:firstLine="420"/>
        <w:rPr>
          <w:b/>
        </w:rPr>
        <w:sectPr w:rsidR="009262E4">
          <w:type w:val="continuous"/>
          <w:pgSz w:w="11906" w:h="16838"/>
          <w:pgMar w:top="2098" w:right="1134" w:bottom="1134" w:left="1531" w:header="851" w:footer="992" w:gutter="0"/>
          <w:cols w:num="2" w:space="425"/>
          <w:docGrid w:type="lines" w:linePitch="312"/>
        </w:sectPr>
      </w:pPr>
    </w:p>
    <w:p w14:paraId="6CEB3EFE" w14:textId="77777777" w:rsidR="009262E4" w:rsidRDefault="00045D46" w:rsidP="00045D46">
      <w:pPr>
        <w:ind w:firstLine="420"/>
        <w:rPr>
          <w:b/>
        </w:rPr>
        <w:sectPr w:rsidR="009262E4" w:rsidSect="009262E4">
          <w:type w:val="continuous"/>
          <w:pgSz w:w="11906" w:h="16838"/>
          <w:pgMar w:top="2098" w:right="1134" w:bottom="1134" w:left="1531" w:header="851" w:footer="992" w:gutter="0"/>
          <w:cols w:space="425"/>
          <w:docGrid w:type="lines" w:linePitch="312"/>
        </w:sectPr>
      </w:pPr>
      <w:r>
        <w:rPr>
          <w:b/>
          <w:noProof/>
        </w:rPr>
        <w:lastRenderedPageBreak/>
        <w:drawing>
          <wp:inline distT="0" distB="0" distL="0" distR="0" wp14:anchorId="15FB0ECB" wp14:editId="1B3E8FB5">
            <wp:extent cx="5317242" cy="1765979"/>
            <wp:effectExtent l="0" t="0" r="0" b="0"/>
            <wp:docPr id="9861575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57523" name="图片 98615752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802143" cy="2259149"/>
                    </a:xfrm>
                    <a:prstGeom prst="rect">
                      <a:avLst/>
                    </a:prstGeom>
                  </pic:spPr>
                </pic:pic>
              </a:graphicData>
            </a:graphic>
          </wp:inline>
        </w:drawing>
      </w:r>
    </w:p>
    <w:p w14:paraId="53F85745" w14:textId="3FC786EE" w:rsidR="00006F42" w:rsidRDefault="003003F5" w:rsidP="00F25C49">
      <w:pPr>
        <w:ind w:firstLine="420"/>
        <w:rPr>
          <w:b/>
        </w:rPr>
      </w:pPr>
      <w:r w:rsidRPr="00F25C49">
        <w:rPr>
          <w:rFonts w:ascii="Cambria Math" w:hAnsi="Cambria Math" w:hint="eastAsia"/>
          <w:szCs w:val="21"/>
          <w:shd w:val="clear" w:color="auto" w:fill="FFFFFF"/>
        </w:rPr>
        <w:t>通过进程</w:t>
      </w:r>
      <w:r w:rsidRPr="00F25C49">
        <w:rPr>
          <w:rFonts w:ascii="Cambria Math" w:hAnsi="Cambria Math" w:hint="eastAsia"/>
          <w:szCs w:val="21"/>
          <w:shd w:val="clear" w:color="auto" w:fill="FFFFFF"/>
        </w:rPr>
        <w:t>-</w:t>
      </w:r>
      <w:r w:rsidRPr="00F25C49">
        <w:rPr>
          <w:rFonts w:ascii="Cambria Math" w:hAnsi="Cambria Math" w:hint="eastAsia"/>
          <w:szCs w:val="21"/>
          <w:shd w:val="clear" w:color="auto" w:fill="FFFFFF"/>
        </w:rPr>
        <w:t>文件的访问模式，</w:t>
      </w:r>
      <w:r w:rsidRPr="00F25C49">
        <w:rPr>
          <w:rFonts w:ascii="Cambria Math" w:hAnsi="Cambria Math"/>
          <w:szCs w:val="21"/>
          <w:shd w:val="clear" w:color="auto" w:fill="FFFFFF"/>
        </w:rPr>
        <w:t>Mini Batch K-Means</w:t>
      </w:r>
      <w:r w:rsidR="0013609F" w:rsidRPr="00F25C49">
        <w:rPr>
          <w:rFonts w:ascii="Cambria Math" w:hAnsi="Cambria Math" w:hint="eastAsia"/>
          <w:szCs w:val="21"/>
          <w:shd w:val="clear" w:color="auto" w:fill="FFFFFF"/>
        </w:rPr>
        <w:t>采用小规模更新策略，聚类优化目标为：</w:t>
      </w:r>
    </w:p>
    <w:p w14:paraId="622823AF" w14:textId="1D302164" w:rsidR="00006F42" w:rsidRPr="002A0122" w:rsidRDefault="0014245F" w:rsidP="00006F42">
      <w:pPr>
        <w:ind w:firstLine="420"/>
        <w:rPr>
          <w:szCs w:val="21"/>
          <w:shd w:val="clear" w:color="auto" w:fill="FFFFFF"/>
        </w:rPr>
      </w:pPr>
      <m:oMathPara>
        <m:oMath>
          <m:func>
            <m:funcPr>
              <m:ctrlPr>
                <w:rPr>
                  <w:rFonts w:ascii="Cambria Math" w:hAnsi="Cambria Math"/>
                  <w:i/>
                  <w:szCs w:val="21"/>
                  <w:shd w:val="clear" w:color="auto" w:fill="FFFFFF"/>
                </w:rPr>
              </m:ctrlPr>
            </m:funcPr>
            <m:fName>
              <m:r>
                <m:rPr>
                  <m:sty m:val="p"/>
                </m:rPr>
                <w:rPr>
                  <w:rFonts w:ascii="Cambria Math" w:hAnsi="Cambria Math"/>
                  <w:szCs w:val="21"/>
                  <w:shd w:val="clear" w:color="auto" w:fill="FFFFFF"/>
                </w:rPr>
                <m:t>arg</m:t>
              </m:r>
              <m:ctrlPr>
                <w:rPr>
                  <w:rFonts w:ascii="Cambria Math" w:hAnsi="Cambria Math"/>
                  <w:szCs w:val="21"/>
                  <w:shd w:val="clear" w:color="auto" w:fill="FFFFFF"/>
                </w:rPr>
              </m:ctrlPr>
            </m:fName>
            <m:e>
              <m:limLow>
                <m:limLowPr>
                  <m:ctrlPr>
                    <w:rPr>
                      <w:rFonts w:ascii="Cambria Math" w:hAnsi="Cambria Math"/>
                      <w:szCs w:val="21"/>
                      <w:shd w:val="clear" w:color="auto" w:fill="FFFFFF"/>
                    </w:rPr>
                  </m:ctrlPr>
                </m:limLowPr>
                <m:e>
                  <m:r>
                    <w:rPr>
                      <w:rFonts w:ascii="Cambria Math" w:hAnsi="Cambria Math"/>
                      <w:szCs w:val="21"/>
                      <w:shd w:val="clear" w:color="auto" w:fill="FFFFFF"/>
                    </w:rPr>
                    <m:t>min</m:t>
                  </m:r>
                </m:e>
                <m:lim>
                  <m:r>
                    <w:rPr>
                      <w:rFonts w:ascii="Cambria Math" w:hAnsi="Cambria Math"/>
                      <w:szCs w:val="21"/>
                      <w:shd w:val="clear" w:color="auto" w:fill="FFFFFF"/>
                    </w:rPr>
                    <m:t>C</m:t>
                  </m:r>
                </m:lim>
              </m:limLow>
            </m:e>
          </m:func>
          <m:r>
            <w:rPr>
              <w:rFonts w:ascii="Cambria Math" w:hAnsi="Cambria Math"/>
              <w:szCs w:val="21"/>
              <w:shd w:val="clear" w:color="auto" w:fill="FFFFFF"/>
            </w:rPr>
            <m:t> </m:t>
          </m:r>
          <m:nary>
            <m:naryPr>
              <m:chr m:val="∑"/>
              <m:limLoc m:val="undOvr"/>
              <m:grow m:val="1"/>
              <m:ctrlPr>
                <w:rPr>
                  <w:rFonts w:ascii="Cambria Math" w:hAnsi="Cambria Math"/>
                  <w:szCs w:val="21"/>
                  <w:shd w:val="clear" w:color="auto" w:fill="FFFFFF"/>
                </w:rPr>
              </m:ctrlPr>
            </m:naryPr>
            <m:sub>
              <m:r>
                <w:rPr>
                  <w:rFonts w:ascii="Cambria Math" w:hAnsi="Cambria Math"/>
                  <w:szCs w:val="21"/>
                  <w:shd w:val="clear" w:color="auto" w:fill="FFFFFF"/>
                </w:rPr>
                <m:t>i</m:t>
              </m:r>
              <m:r>
                <w:rPr>
                  <w:rFonts w:ascii="Cambria Math" w:hAnsi="Cambria Math"/>
                  <w:szCs w:val="21"/>
                  <w:shd w:val="clear" w:color="auto" w:fill="FFFFFF"/>
                </w:rPr>
                <m:t>=1</m:t>
              </m:r>
            </m:sub>
            <m:sup>
              <m:r>
                <w:rPr>
                  <w:rFonts w:ascii="Cambria Math" w:hAnsi="Cambria Math"/>
                  <w:szCs w:val="21"/>
                  <w:shd w:val="clear" w:color="auto" w:fill="FFFFFF"/>
                </w:rPr>
                <m:t>K</m:t>
              </m:r>
            </m:sup>
            <m:e>
              <m:r>
                <w:rPr>
                  <w:rFonts w:ascii="Cambria Math" w:hAnsi="Cambria Math"/>
                  <w:szCs w:val="21"/>
                  <w:shd w:val="clear" w:color="auto" w:fill="FFFFFF"/>
                </w:rPr>
                <m:t> </m:t>
              </m:r>
            </m:e>
          </m:nary>
          <m:nary>
            <m:naryPr>
              <m:chr m:val="∑"/>
              <m:limLoc m:val="undOvr"/>
              <m:grow m:val="1"/>
              <m:supHide m:val="1"/>
              <m:ctrlPr>
                <w:rPr>
                  <w:rFonts w:ascii="Cambria Math" w:hAnsi="Cambria Math"/>
                  <w:szCs w:val="21"/>
                  <w:shd w:val="clear" w:color="auto" w:fill="FFFFFF"/>
                </w:rPr>
              </m:ctrlPr>
            </m:naryPr>
            <m:sub>
              <m:sSub>
                <m:sSubPr>
                  <m:ctrlPr>
                    <w:rPr>
                      <w:rFonts w:ascii="Cambria Math" w:hAnsi="Cambria Math"/>
                      <w:szCs w:val="21"/>
                      <w:shd w:val="clear" w:color="auto" w:fill="FFFFFF"/>
                    </w:rPr>
                  </m:ctrlPr>
                </m:sSubPr>
                <m:e>
                  <m:r>
                    <w:rPr>
                      <w:rFonts w:ascii="Cambria Math" w:hAnsi="Cambria Math"/>
                      <w:szCs w:val="21"/>
                      <w:shd w:val="clear" w:color="auto" w:fill="FFFFFF"/>
                    </w:rPr>
                    <m:t>x</m:t>
                  </m:r>
                </m:e>
                <m:sub>
                  <m:r>
                    <w:rPr>
                      <w:rFonts w:ascii="Cambria Math" w:hAnsi="Cambria Math"/>
                      <w:szCs w:val="21"/>
                      <w:shd w:val="clear" w:color="auto" w:fill="FFFFFF"/>
                    </w:rPr>
                    <m:t>j</m:t>
                  </m:r>
                </m:sub>
              </m:sSub>
              <m:r>
                <w:rPr>
                  <w:rFonts w:ascii="Cambria Math" w:hAnsi="Cambria Math"/>
                  <w:szCs w:val="21"/>
                  <w:shd w:val="clear" w:color="auto" w:fill="FFFFFF"/>
                </w:rPr>
                <m:t>∈</m:t>
              </m:r>
              <w:bookmarkStart w:id="23" w:name="_Hlk192256588"/>
              <m:sSub>
                <m:sSubPr>
                  <m:ctrlPr>
                    <w:rPr>
                      <w:rFonts w:ascii="Cambria Math" w:hAnsi="Cambria Math"/>
                      <w:szCs w:val="21"/>
                      <w:shd w:val="clear" w:color="auto" w:fill="FFFFFF"/>
                    </w:rPr>
                  </m:ctrlPr>
                </m:sSubPr>
                <m:e>
                  <m:r>
                    <w:rPr>
                      <w:rFonts w:ascii="Cambria Math" w:hAnsi="Cambria Math"/>
                      <w:szCs w:val="21"/>
                      <w:shd w:val="clear" w:color="auto" w:fill="FFFFFF"/>
                    </w:rPr>
                    <m:t>C</m:t>
                  </m:r>
                </m:e>
                <m:sub>
                  <m:r>
                    <w:rPr>
                      <w:rFonts w:ascii="Cambria Math" w:hAnsi="Cambria Math"/>
                      <w:szCs w:val="21"/>
                      <w:shd w:val="clear" w:color="auto" w:fill="FFFFFF"/>
                    </w:rPr>
                    <m:t>i</m:t>
                  </m:r>
                </m:sub>
              </m:sSub>
              <w:bookmarkEnd w:id="23"/>
            </m:sub>
            <m:sup/>
            <m:e>
              <m:r>
                <w:rPr>
                  <w:rFonts w:ascii="Cambria Math" w:hAnsi="Cambria Math"/>
                  <w:szCs w:val="21"/>
                  <w:shd w:val="clear" w:color="auto" w:fill="FFFFFF"/>
                </w:rPr>
                <m:t> </m:t>
              </m:r>
            </m:e>
          </m:nary>
          <m:r>
            <w:rPr>
              <w:rFonts w:ascii="Cambria Math" w:hAnsi="Cambria Math"/>
              <w:szCs w:val="21"/>
              <w:shd w:val="clear" w:color="auto" w:fill="FFFFFF"/>
            </w:rPr>
            <m:t>∥</m:t>
          </m:r>
          <m:sSub>
            <m:sSubPr>
              <m:ctrlPr>
                <w:rPr>
                  <w:rFonts w:ascii="Cambria Math" w:hAnsi="Cambria Math"/>
                  <w:szCs w:val="21"/>
                  <w:shd w:val="clear" w:color="auto" w:fill="FFFFFF"/>
                </w:rPr>
              </m:ctrlPr>
            </m:sSubPr>
            <m:e>
              <m:r>
                <w:rPr>
                  <w:rFonts w:ascii="Cambria Math" w:hAnsi="Cambria Math"/>
                  <w:szCs w:val="21"/>
                  <w:shd w:val="clear" w:color="auto" w:fill="FFFFFF"/>
                </w:rPr>
                <m:t>x</m:t>
              </m:r>
            </m:e>
            <m:sub>
              <m:r>
                <w:rPr>
                  <w:rFonts w:ascii="Cambria Math" w:hAnsi="Cambria Math"/>
                  <w:szCs w:val="21"/>
                  <w:shd w:val="clear" w:color="auto" w:fill="FFFFFF"/>
                </w:rPr>
                <m:t>j</m:t>
              </m:r>
            </m:sub>
          </m:sSub>
          <m:r>
            <w:rPr>
              <w:rFonts w:ascii="Cambria Math" w:hAnsi="Cambria Math"/>
              <w:szCs w:val="21"/>
              <w:shd w:val="clear" w:color="auto" w:fill="FFFFFF"/>
            </w:rPr>
            <m:t>-</m:t>
          </m:r>
          <m:sSub>
            <m:sSubPr>
              <m:ctrlPr>
                <w:rPr>
                  <w:rFonts w:ascii="Cambria Math" w:hAnsi="Cambria Math"/>
                  <w:szCs w:val="21"/>
                  <w:shd w:val="clear" w:color="auto" w:fill="FFFFFF"/>
                </w:rPr>
              </m:ctrlPr>
            </m:sSubPr>
            <m:e>
              <m:r>
                <w:rPr>
                  <w:rFonts w:ascii="Cambria Math" w:hAnsi="Cambria Math"/>
                  <w:szCs w:val="21"/>
                  <w:shd w:val="clear" w:color="auto" w:fill="FFFFFF"/>
                </w:rPr>
                <m:t>μ</m:t>
              </m:r>
            </m:e>
            <m:sub>
              <w:bookmarkStart w:id="24" w:name="_Hlk192256605"/>
              <m:r>
                <w:rPr>
                  <w:rFonts w:ascii="Cambria Math" w:hAnsi="Cambria Math"/>
                  <w:szCs w:val="21"/>
                  <w:shd w:val="clear" w:color="auto" w:fill="FFFFFF"/>
                </w:rPr>
                <m:t>i</m:t>
              </m:r>
              <w:bookmarkEnd w:id="24"/>
            </m:sub>
          </m:sSub>
          <m:sSup>
            <m:sSupPr>
              <m:ctrlPr>
                <w:rPr>
                  <w:rFonts w:ascii="Cambria Math" w:hAnsi="Cambria Math"/>
                  <w:szCs w:val="21"/>
                  <w:shd w:val="clear" w:color="auto" w:fill="FFFFFF"/>
                </w:rPr>
              </m:ctrlPr>
            </m:sSupPr>
            <m:e>
              <m:r>
                <w:rPr>
                  <w:rFonts w:ascii="Cambria Math" w:hAnsi="Cambria Math"/>
                  <w:szCs w:val="21"/>
                  <w:shd w:val="clear" w:color="auto" w:fill="FFFFFF"/>
                </w:rPr>
                <m:t>∥</m:t>
              </m:r>
            </m:e>
            <m:sup>
              <m:r>
                <w:rPr>
                  <w:rFonts w:ascii="Cambria Math" w:hAnsi="Cambria Math"/>
                  <w:szCs w:val="21"/>
                  <w:shd w:val="clear" w:color="auto" w:fill="FFFFFF"/>
                </w:rPr>
                <m:t>2</m:t>
              </m:r>
            </m:sup>
          </m:sSup>
        </m:oMath>
      </m:oMathPara>
    </w:p>
    <w:bookmarkStart w:id="25" w:name="_Hlk192259707"/>
    <w:p w14:paraId="3FAEF532" w14:textId="1951185E" w:rsidR="002A0122" w:rsidRDefault="0014245F" w:rsidP="00006F42">
      <w:pPr>
        <w:ind w:firstLine="420"/>
        <w:rPr>
          <w:szCs w:val="21"/>
          <w:shd w:val="clear" w:color="auto" w:fill="FFFFFF"/>
        </w:rPr>
      </w:pPr>
      <m:oMath>
        <m:sSub>
          <m:sSubPr>
            <m:ctrlPr>
              <w:rPr>
                <w:rFonts w:ascii="Cambria Math" w:hAnsi="Cambria Math"/>
                <w:szCs w:val="21"/>
                <w:shd w:val="clear" w:color="auto" w:fill="FFFFFF"/>
              </w:rPr>
            </m:ctrlPr>
          </m:sSubPr>
          <m:e>
            <m:r>
              <w:rPr>
                <w:rFonts w:ascii="Cambria Math" w:hAnsi="Cambria Math"/>
                <w:szCs w:val="21"/>
                <w:shd w:val="clear" w:color="auto" w:fill="FFFFFF"/>
              </w:rPr>
              <m:t>C</m:t>
            </m:r>
          </m:e>
          <m:sub>
            <m:r>
              <w:rPr>
                <w:rFonts w:ascii="Cambria Math" w:hAnsi="Cambria Math"/>
                <w:szCs w:val="21"/>
                <w:shd w:val="clear" w:color="auto" w:fill="FFFFFF"/>
              </w:rPr>
              <m:t>i</m:t>
            </m:r>
          </m:sub>
        </m:sSub>
      </m:oMath>
      <w:r w:rsidR="00E05D34">
        <w:rPr>
          <w:rFonts w:hint="eastAsia"/>
          <w:szCs w:val="21"/>
          <w:shd w:val="clear" w:color="auto" w:fill="FFFFFF"/>
        </w:rPr>
        <w:t>表示第</w:t>
      </w:r>
      <m:oMath>
        <m:r>
          <w:rPr>
            <w:rFonts w:ascii="Cambria Math" w:hAnsi="Cambria Math"/>
            <w:szCs w:val="21"/>
            <w:shd w:val="clear" w:color="auto" w:fill="FFFFFF"/>
          </w:rPr>
          <m:t>i</m:t>
        </m:r>
      </m:oMath>
      <w:r w:rsidR="00E05D34">
        <w:rPr>
          <w:rFonts w:hint="eastAsia"/>
          <w:szCs w:val="21"/>
          <w:shd w:val="clear" w:color="auto" w:fill="FFFFFF"/>
        </w:rPr>
        <w:t>个聚类簇</w:t>
      </w:r>
      <w:r w:rsidR="00860585">
        <w:rPr>
          <w:rFonts w:hint="eastAsia"/>
          <w:szCs w:val="21"/>
          <w:shd w:val="clear" w:color="auto" w:fill="FFFFFF"/>
        </w:rPr>
        <w:t>，</w:t>
      </w:r>
      <m:oMath>
        <m:sSub>
          <m:sSubPr>
            <m:ctrlPr>
              <w:rPr>
                <w:rFonts w:ascii="Cambria Math" w:hAnsi="Cambria Math"/>
                <w:szCs w:val="21"/>
                <w:shd w:val="clear" w:color="auto" w:fill="FFFFFF"/>
              </w:rPr>
            </m:ctrlPr>
          </m:sSubPr>
          <m:e>
            <m:r>
              <w:rPr>
                <w:rFonts w:ascii="Cambria Math" w:hAnsi="Cambria Math"/>
                <w:szCs w:val="21"/>
                <w:shd w:val="clear" w:color="auto" w:fill="FFFFFF"/>
              </w:rPr>
              <m:t>μ</m:t>
            </m:r>
          </m:e>
          <m:sub>
            <m:r>
              <w:rPr>
                <w:rFonts w:ascii="Cambria Math" w:hAnsi="Cambria Math"/>
                <w:szCs w:val="21"/>
                <w:shd w:val="clear" w:color="auto" w:fill="FFFFFF"/>
              </w:rPr>
              <m:t>i</m:t>
            </m:r>
          </m:sub>
        </m:sSub>
      </m:oMath>
      <w:r w:rsidR="00860585">
        <w:rPr>
          <w:rFonts w:hint="eastAsia"/>
          <w:szCs w:val="21"/>
          <w:shd w:val="clear" w:color="auto" w:fill="FFFFFF"/>
        </w:rPr>
        <w:t>为簇</w:t>
      </w:r>
      <m:oMath>
        <m:sSub>
          <m:sSubPr>
            <m:ctrlPr>
              <w:rPr>
                <w:rFonts w:ascii="Cambria Math" w:hAnsi="Cambria Math"/>
                <w:szCs w:val="21"/>
                <w:shd w:val="clear" w:color="auto" w:fill="FFFFFF"/>
              </w:rPr>
            </m:ctrlPr>
          </m:sSubPr>
          <m:e>
            <m:r>
              <w:rPr>
                <w:rFonts w:ascii="Cambria Math" w:hAnsi="Cambria Math"/>
                <w:szCs w:val="21"/>
                <w:shd w:val="clear" w:color="auto" w:fill="FFFFFF"/>
              </w:rPr>
              <m:t>C</m:t>
            </m:r>
          </m:e>
          <m:sub>
            <m:r>
              <w:rPr>
                <w:rFonts w:ascii="Cambria Math" w:hAnsi="Cambria Math"/>
                <w:szCs w:val="21"/>
                <w:shd w:val="clear" w:color="auto" w:fill="FFFFFF"/>
              </w:rPr>
              <m:t>i</m:t>
            </m:r>
          </m:sub>
        </m:sSub>
      </m:oMath>
      <w:r w:rsidR="00860585">
        <w:rPr>
          <w:rFonts w:hint="eastAsia"/>
          <w:szCs w:val="21"/>
          <w:shd w:val="clear" w:color="auto" w:fill="FFFFFF"/>
        </w:rPr>
        <w:t>的聚类中心，</w:t>
      </w:r>
      <m:oMath>
        <m:sSub>
          <m:sSubPr>
            <m:ctrlPr>
              <w:rPr>
                <w:rFonts w:ascii="Cambria Math" w:hAnsi="Cambria Math"/>
                <w:szCs w:val="21"/>
                <w:shd w:val="clear" w:color="auto" w:fill="FFFFFF"/>
              </w:rPr>
            </m:ctrlPr>
          </m:sSubPr>
          <m:e>
            <m:r>
              <w:rPr>
                <w:rFonts w:ascii="Cambria Math" w:hAnsi="Cambria Math"/>
                <w:szCs w:val="21"/>
                <w:shd w:val="clear" w:color="auto" w:fill="FFFFFF"/>
              </w:rPr>
              <m:t>x</m:t>
            </m:r>
          </m:e>
          <m:sub>
            <m:r>
              <w:rPr>
                <w:rFonts w:ascii="Cambria Math" w:hAnsi="Cambria Math"/>
                <w:szCs w:val="21"/>
                <w:shd w:val="clear" w:color="auto" w:fill="FFFFFF"/>
              </w:rPr>
              <m:t>j</m:t>
            </m:r>
          </m:sub>
        </m:sSub>
      </m:oMath>
      <w:r w:rsidR="00E00AF0">
        <w:rPr>
          <w:rFonts w:hint="eastAsia"/>
          <w:szCs w:val="21"/>
          <w:shd w:val="clear" w:color="auto" w:fill="FFFFFF"/>
        </w:rPr>
        <w:t>是数据点，表</w:t>
      </w:r>
      <w:bookmarkEnd w:id="25"/>
      <w:r w:rsidR="00E00AF0">
        <w:rPr>
          <w:rFonts w:hint="eastAsia"/>
          <w:szCs w:val="21"/>
          <w:shd w:val="clear" w:color="auto" w:fill="FFFFFF"/>
        </w:rPr>
        <w:t>示一个完整的访问行为（进程</w:t>
      </w:r>
      <w:r w:rsidR="00E00AF0">
        <w:rPr>
          <w:rFonts w:hint="eastAsia"/>
          <w:szCs w:val="21"/>
          <w:shd w:val="clear" w:color="auto" w:fill="FFFFFF"/>
        </w:rPr>
        <w:t>-</w:t>
      </w:r>
      <w:r w:rsidR="00E00AF0">
        <w:rPr>
          <w:rFonts w:hint="eastAsia"/>
          <w:szCs w:val="21"/>
          <w:shd w:val="clear" w:color="auto" w:fill="FFFFFF"/>
        </w:rPr>
        <w:t>文件对）</w:t>
      </w:r>
      <w:r w:rsidR="000A2F39">
        <w:rPr>
          <w:rFonts w:hint="eastAsia"/>
          <w:szCs w:val="21"/>
          <w:shd w:val="clear" w:color="auto" w:fill="FFFFFF"/>
        </w:rPr>
        <w:t>，通过欧几里得范数</w:t>
      </w:r>
      <w:r w:rsidR="00970EBD">
        <w:rPr>
          <w:rFonts w:hint="eastAsia"/>
          <w:szCs w:val="21"/>
          <w:shd w:val="clear" w:color="auto" w:fill="FFFFFF"/>
        </w:rPr>
        <w:t>来最小化数据点与聚类中心的距离</w:t>
      </w:r>
    </w:p>
    <w:p w14:paraId="2D3874C2" w14:textId="3791DB89" w:rsidR="00BE40B7" w:rsidRPr="00BE40B7" w:rsidRDefault="00BE40B7" w:rsidP="00BE40B7">
      <w:pPr>
        <w:rPr>
          <w:szCs w:val="21"/>
          <w:shd w:val="clear" w:color="auto" w:fill="FFFFFF"/>
        </w:rPr>
      </w:pPr>
      <m:oMathPara>
        <m:oMath>
          <m:r>
            <w:rPr>
              <w:rFonts w:ascii="Cambria Math" w:hAnsi="Cambria Math"/>
              <w:szCs w:val="21"/>
              <w:shd w:val="clear" w:color="auto" w:fill="FFFFFF"/>
            </w:rPr>
            <m:t>∥</m:t>
          </m:r>
          <m:sSub>
            <m:sSubPr>
              <m:ctrlPr>
                <w:rPr>
                  <w:rFonts w:ascii="Cambria Math" w:hAnsi="Cambria Math"/>
                  <w:szCs w:val="21"/>
                  <w:shd w:val="clear" w:color="auto" w:fill="FFFFFF"/>
                </w:rPr>
              </m:ctrlPr>
            </m:sSubPr>
            <m:e>
              <m:r>
                <w:rPr>
                  <w:rFonts w:ascii="Cambria Math" w:hAnsi="Cambria Math"/>
                  <w:szCs w:val="21"/>
                  <w:shd w:val="clear" w:color="auto" w:fill="FFFFFF"/>
                </w:rPr>
                <m:t>x</m:t>
              </m:r>
            </m:e>
            <m:sub>
              <m:r>
                <w:rPr>
                  <w:rFonts w:ascii="Cambria Math" w:hAnsi="Cambria Math"/>
                  <w:szCs w:val="21"/>
                  <w:shd w:val="clear" w:color="auto" w:fill="FFFFFF"/>
                </w:rPr>
                <m:t>j</m:t>
              </m:r>
            </m:sub>
          </m:sSub>
          <m:r>
            <w:rPr>
              <w:rFonts w:ascii="Cambria Math" w:hAnsi="Cambria Math"/>
              <w:szCs w:val="21"/>
              <w:shd w:val="clear" w:color="auto" w:fill="FFFFFF"/>
            </w:rPr>
            <m:t>-</m:t>
          </m:r>
          <m:sSub>
            <m:sSubPr>
              <m:ctrlPr>
                <w:rPr>
                  <w:rFonts w:ascii="Cambria Math" w:hAnsi="Cambria Math"/>
                  <w:szCs w:val="21"/>
                  <w:shd w:val="clear" w:color="auto" w:fill="FFFFFF"/>
                </w:rPr>
              </m:ctrlPr>
            </m:sSubPr>
            <m:e>
              <m:r>
                <w:rPr>
                  <w:rFonts w:ascii="Cambria Math" w:hAnsi="Cambria Math"/>
                  <w:szCs w:val="21"/>
                  <w:shd w:val="clear" w:color="auto" w:fill="FFFFFF"/>
                </w:rPr>
                <m:t>μ</m:t>
              </m:r>
            </m:e>
            <m:sub>
              <m:r>
                <w:rPr>
                  <w:rFonts w:ascii="Cambria Math" w:hAnsi="Cambria Math"/>
                  <w:szCs w:val="21"/>
                  <w:shd w:val="clear" w:color="auto" w:fill="FFFFFF"/>
                </w:rPr>
                <m:t>i</m:t>
              </m:r>
            </m:sub>
          </m:sSub>
          <m:r>
            <w:rPr>
              <w:rFonts w:ascii="Cambria Math" w:hAnsi="Cambria Math"/>
              <w:szCs w:val="21"/>
              <w:shd w:val="clear" w:color="auto" w:fill="FFFFFF"/>
            </w:rPr>
            <m:t>∥=</m:t>
          </m:r>
          <m:rad>
            <m:radPr>
              <m:degHide m:val="1"/>
              <m:ctrlPr>
                <w:rPr>
                  <w:rFonts w:ascii="Cambria Math" w:hAnsi="Cambria Math"/>
                  <w:szCs w:val="21"/>
                  <w:shd w:val="clear" w:color="auto" w:fill="FFFFFF"/>
                </w:rPr>
              </m:ctrlPr>
            </m:radPr>
            <m:deg/>
            <m:e>
              <m:nary>
                <m:naryPr>
                  <m:chr m:val="∑"/>
                  <m:limLoc m:val="undOvr"/>
                  <m:grow m:val="1"/>
                  <m:ctrlPr>
                    <w:rPr>
                      <w:rFonts w:ascii="Cambria Math" w:hAnsi="Cambria Math"/>
                      <w:szCs w:val="21"/>
                      <w:shd w:val="clear" w:color="auto" w:fill="FFFFFF"/>
                    </w:rPr>
                  </m:ctrlPr>
                </m:naryPr>
                <m:sub>
                  <m:r>
                    <w:rPr>
                      <w:rFonts w:ascii="Cambria Math" w:hAnsi="Cambria Math"/>
                      <w:szCs w:val="21"/>
                      <w:shd w:val="clear" w:color="auto" w:fill="FFFFFF"/>
                    </w:rPr>
                    <m:t>d=1</m:t>
                  </m:r>
                </m:sub>
                <m:sup>
                  <m:r>
                    <w:rPr>
                      <w:rFonts w:ascii="Cambria Math" w:hAnsi="Cambria Math"/>
                      <w:szCs w:val="21"/>
                      <w:shd w:val="clear" w:color="auto" w:fill="FFFFFF"/>
                    </w:rPr>
                    <m:t>D</m:t>
                  </m:r>
                </m:sup>
                <m:e>
                  <m:r>
                    <w:rPr>
                      <w:rFonts w:ascii="Cambria Math" w:hAnsi="Cambria Math"/>
                      <w:szCs w:val="21"/>
                      <w:shd w:val="clear" w:color="auto" w:fill="FFFFFF"/>
                    </w:rPr>
                    <m:t> </m:t>
                  </m:r>
                </m:e>
              </m:nary>
              <m:r>
                <w:rPr>
                  <w:rFonts w:ascii="Cambria Math" w:hAnsi="Cambria Math"/>
                  <w:szCs w:val="21"/>
                  <w:shd w:val="clear" w:color="auto" w:fill="FFFFFF"/>
                </w:rPr>
                <m:t>(</m:t>
              </m:r>
              <w:bookmarkStart w:id="26" w:name="_Hlk192259809"/>
              <m:sSub>
                <m:sSubPr>
                  <m:ctrlPr>
                    <w:rPr>
                      <w:rFonts w:ascii="Cambria Math" w:hAnsi="Cambria Math"/>
                      <w:szCs w:val="21"/>
                      <w:shd w:val="clear" w:color="auto" w:fill="FFFFFF"/>
                    </w:rPr>
                  </m:ctrlPr>
                </m:sSubPr>
                <m:e>
                  <m:r>
                    <w:rPr>
                      <w:rFonts w:ascii="Cambria Math" w:hAnsi="Cambria Math"/>
                      <w:szCs w:val="21"/>
                      <w:shd w:val="clear" w:color="auto" w:fill="FFFFFF"/>
                    </w:rPr>
                    <m:t>x</m:t>
                  </m:r>
                </m:e>
                <m:sub>
                  <m:r>
                    <w:rPr>
                      <w:rFonts w:ascii="Cambria Math" w:hAnsi="Cambria Math"/>
                      <w:szCs w:val="21"/>
                      <w:shd w:val="clear" w:color="auto" w:fill="FFFFFF"/>
                    </w:rPr>
                    <m:t>jd</m:t>
                  </m:r>
                </m:sub>
              </m:sSub>
              <w:bookmarkEnd w:id="26"/>
              <m:r>
                <w:rPr>
                  <w:rFonts w:ascii="Cambria Math" w:hAnsi="Cambria Math"/>
                  <w:szCs w:val="21"/>
                  <w:shd w:val="clear" w:color="auto" w:fill="FFFFFF"/>
                </w:rPr>
                <m:t>-</m:t>
              </m:r>
              <w:bookmarkStart w:id="27" w:name="_Hlk192259817"/>
              <m:sSub>
                <m:sSubPr>
                  <m:ctrlPr>
                    <w:rPr>
                      <w:rFonts w:ascii="Cambria Math" w:hAnsi="Cambria Math"/>
                      <w:szCs w:val="21"/>
                      <w:shd w:val="clear" w:color="auto" w:fill="FFFFFF"/>
                    </w:rPr>
                  </m:ctrlPr>
                </m:sSubPr>
                <m:e>
                  <m:r>
                    <w:rPr>
                      <w:rFonts w:ascii="Cambria Math" w:hAnsi="Cambria Math"/>
                      <w:szCs w:val="21"/>
                      <w:shd w:val="clear" w:color="auto" w:fill="FFFFFF"/>
                    </w:rPr>
                    <m:t>μ</m:t>
                  </m:r>
                </m:e>
                <m:sub>
                  <m:r>
                    <w:rPr>
                      <w:rFonts w:ascii="Cambria Math" w:hAnsi="Cambria Math"/>
                      <w:szCs w:val="21"/>
                      <w:shd w:val="clear" w:color="auto" w:fill="FFFFFF"/>
                    </w:rPr>
                    <m:t>i</m:t>
                  </m:r>
                  <w:bookmarkStart w:id="28" w:name="_Hlk192259875"/>
                  <m:r>
                    <w:rPr>
                      <w:rFonts w:ascii="Cambria Math" w:hAnsi="Cambria Math"/>
                      <w:szCs w:val="21"/>
                      <w:shd w:val="clear" w:color="auto" w:fill="FFFFFF"/>
                    </w:rPr>
                    <m:t>d</m:t>
                  </m:r>
                  <w:bookmarkEnd w:id="28"/>
                </m:sub>
              </m:sSub>
              <w:bookmarkEnd w:id="27"/>
              <m:sSup>
                <m:sSupPr>
                  <m:ctrlPr>
                    <w:rPr>
                      <w:rFonts w:ascii="Cambria Math" w:hAnsi="Cambria Math"/>
                      <w:szCs w:val="21"/>
                      <w:shd w:val="clear" w:color="auto" w:fill="FFFFFF"/>
                    </w:rPr>
                  </m:ctrlPr>
                </m:sSupPr>
                <m:e>
                  <m:r>
                    <w:rPr>
                      <w:rFonts w:ascii="Cambria Math" w:hAnsi="Cambria Math"/>
                      <w:szCs w:val="21"/>
                      <w:shd w:val="clear" w:color="auto" w:fill="FFFFFF"/>
                    </w:rPr>
                    <m:t>)</m:t>
                  </m:r>
                </m:e>
                <m:sup>
                  <m:r>
                    <w:rPr>
                      <w:rFonts w:ascii="Cambria Math" w:hAnsi="Cambria Math"/>
                      <w:szCs w:val="21"/>
                      <w:shd w:val="clear" w:color="auto" w:fill="FFFFFF"/>
                    </w:rPr>
                    <m:t>2</m:t>
                  </m:r>
                </m:sup>
              </m:sSup>
            </m:e>
          </m:rad>
        </m:oMath>
      </m:oMathPara>
    </w:p>
    <w:p w14:paraId="2031BE98" w14:textId="1B145593" w:rsidR="00BE40B7" w:rsidRPr="00CF02F0" w:rsidRDefault="004E153B" w:rsidP="00CF02F0">
      <w:pPr>
        <w:ind w:firstLine="420"/>
        <w:rPr>
          <w:rFonts w:ascii="Cambria Math" w:hAnsi="Cambria Math"/>
          <w:szCs w:val="21"/>
          <w:shd w:val="clear" w:color="auto" w:fill="FFFFFF"/>
        </w:rPr>
      </w:pPr>
      <m:oMath>
        <m:r>
          <w:rPr>
            <w:rFonts w:ascii="Cambria Math" w:hAnsi="Cambria Math"/>
            <w:szCs w:val="21"/>
            <w:shd w:val="clear" w:color="auto" w:fill="FFFFFF"/>
          </w:rPr>
          <m:t>D</m:t>
        </m:r>
      </m:oMath>
      <w:r w:rsidRPr="00CF02F0">
        <w:rPr>
          <w:rFonts w:ascii="Cambria Math" w:hAnsi="Cambria Math" w:hint="eastAsia"/>
          <w:szCs w:val="21"/>
          <w:shd w:val="clear" w:color="auto" w:fill="FFFFFF"/>
        </w:rPr>
        <w:t>是特征维度，</w:t>
      </w:r>
      <m:oMath>
        <m:sSub>
          <m:sSubPr>
            <m:ctrlPr>
              <w:rPr>
                <w:rFonts w:ascii="Cambria Math" w:hAnsi="Cambria Math"/>
                <w:szCs w:val="21"/>
                <w:shd w:val="clear" w:color="auto" w:fill="FFFFFF"/>
              </w:rPr>
            </m:ctrlPr>
          </m:sSubPr>
          <m:e>
            <m:r>
              <w:rPr>
                <w:rFonts w:ascii="Cambria Math" w:hAnsi="Cambria Math"/>
                <w:szCs w:val="21"/>
                <w:shd w:val="clear" w:color="auto" w:fill="FFFFFF"/>
              </w:rPr>
              <m:t>x</m:t>
            </m:r>
          </m:e>
          <m:sub>
            <m:r>
              <w:rPr>
                <w:rFonts w:ascii="Cambria Math" w:hAnsi="Cambria Math"/>
                <w:szCs w:val="21"/>
                <w:shd w:val="clear" w:color="auto" w:fill="FFFFFF"/>
              </w:rPr>
              <m:t>jd</m:t>
            </m:r>
          </m:sub>
        </m:sSub>
      </m:oMath>
      <w:r w:rsidRPr="00CF02F0">
        <w:rPr>
          <w:rFonts w:ascii="Cambria Math" w:hAnsi="Cambria Math" w:hint="eastAsia"/>
          <w:szCs w:val="21"/>
          <w:shd w:val="clear" w:color="auto" w:fill="FFFFFF"/>
        </w:rPr>
        <w:t>和</w:t>
      </w:r>
      <m:oMath>
        <m:sSub>
          <m:sSubPr>
            <m:ctrlPr>
              <w:rPr>
                <w:rFonts w:ascii="Cambria Math" w:hAnsi="Cambria Math"/>
                <w:szCs w:val="21"/>
                <w:shd w:val="clear" w:color="auto" w:fill="FFFFFF"/>
              </w:rPr>
            </m:ctrlPr>
          </m:sSubPr>
          <m:e>
            <m:r>
              <w:rPr>
                <w:rFonts w:ascii="Cambria Math" w:hAnsi="Cambria Math"/>
                <w:szCs w:val="21"/>
                <w:shd w:val="clear" w:color="auto" w:fill="FFFFFF"/>
              </w:rPr>
              <m:t>μ</m:t>
            </m:r>
          </m:e>
          <m:sub>
            <m:r>
              <w:rPr>
                <w:rFonts w:ascii="Cambria Math" w:hAnsi="Cambria Math"/>
                <w:szCs w:val="21"/>
                <w:shd w:val="clear" w:color="auto" w:fill="FFFFFF"/>
              </w:rPr>
              <m:t>id</m:t>
            </m:r>
          </m:sub>
        </m:sSub>
      </m:oMath>
      <w:r w:rsidR="00F8442A" w:rsidRPr="00CF02F0">
        <w:rPr>
          <w:rFonts w:ascii="Cambria Math" w:hAnsi="Cambria Math" w:hint="eastAsia"/>
          <w:szCs w:val="21"/>
          <w:shd w:val="clear" w:color="auto" w:fill="FFFFFF"/>
        </w:rPr>
        <w:t>分别表示数据点</w:t>
      </w:r>
      <m:oMath>
        <m:sSub>
          <m:sSubPr>
            <m:ctrlPr>
              <w:rPr>
                <w:rFonts w:ascii="Cambria Math" w:hAnsi="Cambria Math"/>
                <w:szCs w:val="21"/>
                <w:shd w:val="clear" w:color="auto" w:fill="FFFFFF"/>
              </w:rPr>
            </m:ctrlPr>
          </m:sSubPr>
          <m:e>
            <m:r>
              <w:rPr>
                <w:rFonts w:ascii="Cambria Math" w:hAnsi="Cambria Math"/>
                <w:szCs w:val="21"/>
                <w:shd w:val="clear" w:color="auto" w:fill="FFFFFF"/>
              </w:rPr>
              <m:t>x</m:t>
            </m:r>
          </m:e>
          <m:sub>
            <m:r>
              <w:rPr>
                <w:rFonts w:ascii="Cambria Math" w:hAnsi="Cambria Math"/>
                <w:szCs w:val="21"/>
                <w:shd w:val="clear" w:color="auto" w:fill="FFFFFF"/>
              </w:rPr>
              <m:t>j</m:t>
            </m:r>
          </m:sub>
        </m:sSub>
      </m:oMath>
      <w:r w:rsidR="00F8442A" w:rsidRPr="00CF02F0">
        <w:rPr>
          <w:rFonts w:ascii="Cambria Math" w:hAnsi="Cambria Math" w:hint="eastAsia"/>
          <w:szCs w:val="21"/>
          <w:shd w:val="clear" w:color="auto" w:fill="FFFFFF"/>
        </w:rPr>
        <w:t>和聚类中心</w:t>
      </w:r>
      <m:oMath>
        <m:sSub>
          <m:sSubPr>
            <m:ctrlPr>
              <w:rPr>
                <w:rFonts w:ascii="Cambria Math" w:hAnsi="Cambria Math"/>
                <w:szCs w:val="21"/>
                <w:shd w:val="clear" w:color="auto" w:fill="FFFFFF"/>
              </w:rPr>
            </m:ctrlPr>
          </m:sSubPr>
          <m:e>
            <m:r>
              <w:rPr>
                <w:rFonts w:ascii="Cambria Math" w:hAnsi="Cambria Math"/>
                <w:szCs w:val="21"/>
                <w:shd w:val="clear" w:color="auto" w:fill="FFFFFF"/>
              </w:rPr>
              <m:t>μ</m:t>
            </m:r>
          </m:e>
          <m:sub>
            <m:r>
              <w:rPr>
                <w:rFonts w:ascii="Cambria Math" w:hAnsi="Cambria Math"/>
                <w:szCs w:val="21"/>
                <w:shd w:val="clear" w:color="auto" w:fill="FFFFFF"/>
              </w:rPr>
              <m:t>i</m:t>
            </m:r>
          </m:sub>
        </m:sSub>
      </m:oMath>
      <w:r w:rsidR="00F8442A" w:rsidRPr="00CF02F0">
        <w:rPr>
          <w:rFonts w:ascii="Cambria Math" w:hAnsi="Cambria Math" w:hint="eastAsia"/>
          <w:szCs w:val="21"/>
          <w:shd w:val="clear" w:color="auto" w:fill="FFFFFF"/>
        </w:rPr>
        <w:t>在第</w:t>
      </w:r>
      <m:oMath>
        <m:r>
          <w:rPr>
            <w:rFonts w:ascii="Cambria Math" w:hAnsi="Cambria Math"/>
            <w:szCs w:val="21"/>
            <w:shd w:val="clear" w:color="auto" w:fill="FFFFFF"/>
          </w:rPr>
          <m:t>d</m:t>
        </m:r>
      </m:oMath>
      <w:r w:rsidR="00F8442A" w:rsidRPr="00CF02F0">
        <w:rPr>
          <w:rFonts w:ascii="Cambria Math" w:hAnsi="Cambria Math" w:hint="eastAsia"/>
          <w:szCs w:val="21"/>
          <w:shd w:val="clear" w:color="auto" w:fill="FFFFFF"/>
        </w:rPr>
        <w:t>维的特征值。</w:t>
      </w:r>
    </w:p>
    <w:p w14:paraId="3E99AF93" w14:textId="0D274266" w:rsidR="00D9431E" w:rsidRDefault="00936960" w:rsidP="00CF02F0">
      <w:pPr>
        <w:ind w:firstLine="420"/>
        <w:rPr>
          <w:rFonts w:ascii="Cambria Math" w:hAnsi="Cambria Math"/>
          <w:szCs w:val="21"/>
          <w:shd w:val="clear" w:color="auto" w:fill="FFFFFF"/>
        </w:rPr>
      </w:pPr>
      <w:r w:rsidRPr="00CF02F0">
        <w:rPr>
          <w:rFonts w:ascii="Cambria Math" w:hAnsi="Cambria Math" w:hint="eastAsia"/>
          <w:szCs w:val="21"/>
          <w:shd w:val="clear" w:color="auto" w:fill="FFFFFF"/>
        </w:rPr>
        <w:t>使用该目标函数作为目标</w:t>
      </w:r>
      <w:r w:rsidR="00B56706" w:rsidRPr="00CF02F0">
        <w:rPr>
          <w:rFonts w:ascii="Cambria Math" w:hAnsi="Cambria Math" w:hint="eastAsia"/>
          <w:szCs w:val="21"/>
          <w:shd w:val="clear" w:color="auto" w:fill="FFFFFF"/>
        </w:rPr>
        <w:t>，主要是为了：</w:t>
      </w:r>
      <w:r w:rsidR="00B56706" w:rsidRPr="00CF02F0">
        <w:rPr>
          <w:rFonts w:ascii="Cambria Math" w:hAnsi="Cambria Math"/>
          <w:szCs w:val="21"/>
          <w:shd w:val="clear" w:color="auto" w:fill="FFFFFF"/>
        </w:rPr>
        <w:t>1)</w:t>
      </w:r>
      <w:r w:rsidR="00CF02F0" w:rsidRPr="00CF02F0">
        <w:rPr>
          <w:rFonts w:ascii="Cambria Math" w:hAnsi="Cambria Math" w:hint="eastAsia"/>
          <w:szCs w:val="21"/>
          <w:shd w:val="clear" w:color="auto" w:fill="FFFFFF"/>
        </w:rPr>
        <w:t>在同一簇内，数据点尽可能接近，以便获取稳定的访问模式；</w:t>
      </w:r>
      <w:r w:rsidR="00CF02F0" w:rsidRPr="00CF02F0">
        <w:rPr>
          <w:rFonts w:ascii="Cambria Math" w:hAnsi="Cambria Math" w:hint="eastAsia"/>
          <w:szCs w:val="21"/>
          <w:shd w:val="clear" w:color="auto" w:fill="FFFFFF"/>
        </w:rPr>
        <w:t>2</w:t>
      </w:r>
      <w:r w:rsidR="00CF02F0" w:rsidRPr="00CF02F0">
        <w:rPr>
          <w:rFonts w:ascii="Cambria Math" w:hAnsi="Cambria Math"/>
          <w:szCs w:val="21"/>
          <w:shd w:val="clear" w:color="auto" w:fill="FFFFFF"/>
        </w:rPr>
        <w:t>)</w:t>
      </w:r>
      <w:r w:rsidR="00CF02F0" w:rsidRPr="00CF02F0">
        <w:rPr>
          <w:rFonts w:ascii="Cambria Math" w:hAnsi="Cambria Math" w:hint="eastAsia"/>
          <w:szCs w:val="21"/>
          <w:shd w:val="clear" w:color="auto" w:fill="FFFFFF"/>
        </w:rPr>
        <w:t xml:space="preserve"> </w:t>
      </w:r>
      <w:r w:rsidR="00CF02F0" w:rsidRPr="00CF02F0">
        <w:rPr>
          <w:rFonts w:ascii="Cambria Math" w:hAnsi="Cambria Math" w:hint="eastAsia"/>
          <w:szCs w:val="21"/>
          <w:shd w:val="clear" w:color="auto" w:fill="FFFFFF"/>
        </w:rPr>
        <w:t>区分不同簇的数据点，</w:t>
      </w:r>
      <w:r w:rsidR="00F4702F">
        <w:rPr>
          <w:rFonts w:ascii="Cambria Math" w:hAnsi="Cambria Math" w:hint="eastAsia"/>
          <w:szCs w:val="21"/>
          <w:shd w:val="clear" w:color="auto" w:fill="FFFFFF"/>
        </w:rPr>
        <w:t>保证每个簇内的数据点具有较高的数据一致性，</w:t>
      </w:r>
      <w:r w:rsidR="00CF02F0" w:rsidRPr="00CF02F0">
        <w:rPr>
          <w:rFonts w:ascii="Cambria Math" w:hAnsi="Cambria Math" w:hint="eastAsia"/>
          <w:szCs w:val="21"/>
          <w:shd w:val="clear" w:color="auto" w:fill="FFFFFF"/>
        </w:rPr>
        <w:t>以</w:t>
      </w:r>
      <w:r w:rsidR="00185EA4">
        <w:rPr>
          <w:rFonts w:ascii="Cambria Math" w:hAnsi="Cambria Math" w:hint="eastAsia"/>
          <w:szCs w:val="21"/>
          <w:shd w:val="clear" w:color="auto" w:fill="FFFFFF"/>
        </w:rPr>
        <w:t>有效</w:t>
      </w:r>
      <w:r w:rsidR="00CF02F0" w:rsidRPr="00CF02F0">
        <w:rPr>
          <w:rFonts w:ascii="Cambria Math" w:hAnsi="Cambria Math" w:hint="eastAsia"/>
          <w:szCs w:val="21"/>
          <w:shd w:val="clear" w:color="auto" w:fill="FFFFFF"/>
        </w:rPr>
        <w:t>避免白名单规则过于模糊。</w:t>
      </w:r>
    </w:p>
    <w:p w14:paraId="2AA2212C" w14:textId="100503B5" w:rsidR="001B0753" w:rsidRPr="001B0753" w:rsidRDefault="001B0753" w:rsidP="001B0753">
      <w:pPr>
        <w:spacing w:line="288" w:lineRule="auto"/>
        <w:rPr>
          <w:rFonts w:ascii="黑体" w:eastAsia="黑体" w:hAnsi="黑体"/>
          <w:bCs/>
        </w:rPr>
      </w:pPr>
      <w:r w:rsidRPr="00BA3491">
        <w:rPr>
          <w:rFonts w:eastAsia="黑体"/>
          <w:bCs/>
        </w:rPr>
        <w:t>2</w:t>
      </w:r>
      <w:r w:rsidRPr="00BA3491">
        <w:rPr>
          <w:rFonts w:eastAsia="黑体" w:hint="eastAsia"/>
          <w:bCs/>
        </w:rPr>
        <w:t>.</w:t>
      </w:r>
      <w:r>
        <w:rPr>
          <w:rFonts w:eastAsia="黑体" w:hint="eastAsia"/>
          <w:bCs/>
        </w:rPr>
        <w:t>2</w:t>
      </w:r>
      <w:r>
        <w:rPr>
          <w:rFonts w:ascii="黑体" w:eastAsia="黑体" w:hAnsi="黑体"/>
          <w:bCs/>
        </w:rPr>
        <w:t xml:space="preserve"> </w:t>
      </w:r>
      <w:r>
        <w:rPr>
          <w:rFonts w:ascii="黑体" w:eastAsia="黑体" w:hAnsi="黑体" w:hint="eastAsia"/>
          <w:bCs/>
        </w:rPr>
        <w:t>白名单规则匹配</w:t>
      </w:r>
    </w:p>
    <w:p w14:paraId="6FE9ADA3" w14:textId="31E4479B" w:rsidR="00E77860" w:rsidRDefault="00271061" w:rsidP="00CF02F0">
      <w:pPr>
        <w:ind w:firstLine="420"/>
        <w:rPr>
          <w:rFonts w:ascii="Cambria Math" w:hAnsi="Cambria Math"/>
          <w:szCs w:val="21"/>
          <w:shd w:val="clear" w:color="auto" w:fill="FFFFFF"/>
        </w:rPr>
      </w:pPr>
      <w:r>
        <w:rPr>
          <w:rFonts w:ascii="Cambria Math" w:hAnsi="Cambria Math" w:hint="eastAsia"/>
          <w:szCs w:val="21"/>
          <w:shd w:val="clear" w:color="auto" w:fill="FFFFFF"/>
        </w:rPr>
        <w:t>在电力物联网中，</w:t>
      </w:r>
      <w:r w:rsidR="00ED7B6A">
        <w:rPr>
          <w:rFonts w:ascii="Cambria Math" w:hAnsi="Cambria Math" w:hint="eastAsia"/>
          <w:szCs w:val="21"/>
          <w:shd w:val="clear" w:color="auto" w:fill="FFFFFF"/>
        </w:rPr>
        <w:t>文件访问控制的核心</w:t>
      </w:r>
      <w:r w:rsidR="00233D2E">
        <w:rPr>
          <w:rFonts w:ascii="Cambria Math" w:hAnsi="Cambria Math" w:hint="eastAsia"/>
          <w:szCs w:val="21"/>
          <w:shd w:val="clear" w:color="auto" w:fill="FFFFFF"/>
        </w:rPr>
        <w:t>挑战在于</w:t>
      </w:r>
      <w:r w:rsidR="00CA69C0" w:rsidRPr="00CA69C0">
        <w:rPr>
          <w:rFonts w:ascii="Cambria Math" w:hAnsi="Cambria Math" w:hint="eastAsia"/>
          <w:szCs w:val="21"/>
          <w:shd w:val="clear" w:color="auto" w:fill="FFFFFF"/>
        </w:rPr>
        <w:t>如何在确保安全性的同时，提高匹配效率。</w:t>
      </w:r>
      <w:r w:rsidR="00CA69C0">
        <w:rPr>
          <w:rFonts w:ascii="Cambria Math" w:hAnsi="Cambria Math" w:hint="eastAsia"/>
          <w:szCs w:val="21"/>
          <w:shd w:val="clear" w:color="auto" w:fill="FFFFFF"/>
        </w:rPr>
        <w:t>在采用精确匹配的前提下，规则数量庞大，维护规则集的成本高</w:t>
      </w:r>
      <w:r w:rsidR="00247B3A">
        <w:rPr>
          <w:rFonts w:ascii="Cambria Math" w:hAnsi="Cambria Math" w:hint="eastAsia"/>
          <w:szCs w:val="21"/>
          <w:shd w:val="clear" w:color="auto" w:fill="FFFFFF"/>
        </w:rPr>
        <w:t>，</w:t>
      </w:r>
      <w:r w:rsidR="00247B3A" w:rsidRPr="00247B3A">
        <w:rPr>
          <w:rFonts w:ascii="Cambria Math" w:hAnsi="Cambria Math" w:hint="eastAsia"/>
          <w:szCs w:val="21"/>
          <w:shd w:val="clear" w:color="auto" w:fill="FFFFFF"/>
        </w:rPr>
        <w:t>难以适应动态变化的访问模式。</w:t>
      </w:r>
      <w:r w:rsidR="006170CA">
        <w:rPr>
          <w:rFonts w:ascii="Cambria Math" w:hAnsi="Cambria Math" w:hint="eastAsia"/>
          <w:szCs w:val="21"/>
          <w:shd w:val="clear" w:color="auto" w:fill="FFFFFF"/>
        </w:rPr>
        <w:t>因此，本文采用</w:t>
      </w:r>
      <w:r w:rsidR="00BB141F" w:rsidRPr="00BB141F">
        <w:rPr>
          <w:rFonts w:ascii="Cambria Math" w:hAnsi="Cambria Math" w:hint="eastAsia"/>
          <w:b/>
          <w:bCs/>
          <w:szCs w:val="21"/>
          <w:shd w:val="clear" w:color="auto" w:fill="FFFFFF"/>
        </w:rPr>
        <w:t>基于通配符的规则匹配方法</w:t>
      </w:r>
      <w:r w:rsidR="00BB141F">
        <w:rPr>
          <w:rFonts w:ascii="Cambria Math" w:hAnsi="Cambria Math" w:hint="eastAsia"/>
          <w:szCs w:val="21"/>
          <w:shd w:val="clear" w:color="auto" w:fill="FFFFFF"/>
        </w:rPr>
        <w:t>，</w:t>
      </w:r>
      <w:r w:rsidR="00BB141F" w:rsidRPr="00BB141F">
        <w:rPr>
          <w:rFonts w:ascii="Cambria Math" w:hAnsi="Cambria Math" w:hint="eastAsia"/>
          <w:szCs w:val="21"/>
          <w:shd w:val="clear" w:color="auto" w:fill="FFFFFF"/>
        </w:rPr>
        <w:t>以提升白名单的泛化能力，使其能够适用于不同进程</w:t>
      </w:r>
      <w:r w:rsidR="00BB141F" w:rsidRPr="00BB141F">
        <w:rPr>
          <w:rFonts w:ascii="Cambria Math" w:hAnsi="Cambria Math" w:hint="eastAsia"/>
          <w:szCs w:val="21"/>
          <w:shd w:val="clear" w:color="auto" w:fill="FFFFFF"/>
        </w:rPr>
        <w:t>-</w:t>
      </w:r>
      <w:r w:rsidR="00BB141F" w:rsidRPr="00BB141F">
        <w:rPr>
          <w:rFonts w:ascii="Cambria Math" w:hAnsi="Cambria Math" w:hint="eastAsia"/>
          <w:szCs w:val="21"/>
          <w:shd w:val="clear" w:color="auto" w:fill="FFFFFF"/>
        </w:rPr>
        <w:t>文件交互场景。</w:t>
      </w:r>
      <w:r w:rsidR="009F1650">
        <w:rPr>
          <w:rFonts w:ascii="Cambria Math" w:hAnsi="Cambria Math" w:hint="eastAsia"/>
          <w:szCs w:val="21"/>
          <w:shd w:val="clear" w:color="auto" w:fill="FFFFFF"/>
        </w:rPr>
        <w:t>在去除异常值，形成</w:t>
      </w:r>
      <w:r w:rsidR="00E033DD">
        <w:rPr>
          <w:rFonts w:ascii="Cambria Math" w:hAnsi="Cambria Math" w:hint="eastAsia"/>
          <w:szCs w:val="21"/>
          <w:shd w:val="clear" w:color="auto" w:fill="FFFFFF"/>
        </w:rPr>
        <w:t>原始</w:t>
      </w:r>
      <w:r w:rsidR="00055B29">
        <w:rPr>
          <w:rFonts w:ascii="Cambria Math" w:hAnsi="Cambria Math" w:hint="eastAsia"/>
          <w:szCs w:val="21"/>
          <w:shd w:val="clear" w:color="auto" w:fill="FFFFFF"/>
        </w:rPr>
        <w:t>的白名单规则集后</w:t>
      </w:r>
      <w:r w:rsidR="00E033DD">
        <w:rPr>
          <w:rFonts w:ascii="Cambria Math" w:hAnsi="Cambria Math" w:hint="eastAsia"/>
          <w:szCs w:val="21"/>
          <w:shd w:val="clear" w:color="auto" w:fill="FFFFFF"/>
        </w:rPr>
        <w:t>，</w:t>
      </w:r>
      <w:r w:rsidR="00CC3C6F" w:rsidRPr="00CC3C6F">
        <w:rPr>
          <w:rFonts w:ascii="Cambria Math" w:hAnsi="Cambria Math" w:hint="eastAsia"/>
          <w:szCs w:val="21"/>
          <w:shd w:val="clear" w:color="auto" w:fill="FFFFFF"/>
        </w:rPr>
        <w:t>本文采用</w:t>
      </w:r>
      <w:r w:rsidR="00CC3C6F" w:rsidRPr="00CC3C6F">
        <w:rPr>
          <w:rFonts w:ascii="Cambria Math" w:hAnsi="Cambria Math" w:hint="eastAsia"/>
          <w:szCs w:val="21"/>
          <w:shd w:val="clear" w:color="auto" w:fill="FFFFFF"/>
        </w:rPr>
        <w:t xml:space="preserve">Trie </w:t>
      </w:r>
      <w:r w:rsidR="00CC3C6F" w:rsidRPr="00CC3C6F">
        <w:rPr>
          <w:rFonts w:ascii="Cambria Math" w:hAnsi="Cambria Math" w:hint="eastAsia"/>
          <w:szCs w:val="21"/>
          <w:shd w:val="clear" w:color="auto" w:fill="FFFFFF"/>
        </w:rPr>
        <w:t>树（前缀树）索引来存储和匹配层级结构的访问路径，同时结合哈希索引（</w:t>
      </w:r>
      <w:r w:rsidR="00CC3C6F" w:rsidRPr="00CC3C6F">
        <w:rPr>
          <w:rFonts w:ascii="Cambria Math" w:hAnsi="Cambria Math" w:hint="eastAsia"/>
          <w:szCs w:val="21"/>
          <w:shd w:val="clear" w:color="auto" w:fill="FFFFFF"/>
        </w:rPr>
        <w:t>Hash Indexing</w:t>
      </w:r>
      <w:r w:rsidR="00CC3C6F" w:rsidRPr="00CC3C6F">
        <w:rPr>
          <w:rFonts w:ascii="Cambria Math" w:hAnsi="Cambria Math" w:hint="eastAsia"/>
          <w:szCs w:val="21"/>
          <w:shd w:val="clear" w:color="auto" w:fill="FFFFFF"/>
        </w:rPr>
        <w:t>）</w:t>
      </w:r>
      <w:r w:rsidR="00CC3C6F" w:rsidRPr="00CC3C6F">
        <w:rPr>
          <w:rFonts w:ascii="Cambria Math" w:hAnsi="Cambria Math" w:hint="eastAsia"/>
          <w:szCs w:val="21"/>
          <w:shd w:val="clear" w:color="auto" w:fill="FFFFFF"/>
        </w:rPr>
        <w:t xml:space="preserve"> </w:t>
      </w:r>
      <w:r w:rsidR="00CC3C6F" w:rsidRPr="00CC3C6F">
        <w:rPr>
          <w:rFonts w:ascii="Cambria Math" w:hAnsi="Cambria Math" w:hint="eastAsia"/>
          <w:szCs w:val="21"/>
          <w:shd w:val="clear" w:color="auto" w:fill="FFFFFF"/>
        </w:rPr>
        <w:t>提高固定规则的查询速度</w:t>
      </w:r>
      <w:r w:rsidR="00346BF6">
        <w:rPr>
          <w:rFonts w:ascii="Cambria Math" w:hAnsi="Cambria Math" w:hint="eastAsia"/>
          <w:szCs w:val="21"/>
          <w:shd w:val="clear" w:color="auto" w:fill="FFFFFF"/>
        </w:rPr>
        <w:t>，</w:t>
      </w:r>
      <w:r w:rsidR="00346BF6" w:rsidRPr="00346BF6">
        <w:rPr>
          <w:rFonts w:ascii="Cambria Math" w:hAnsi="Cambria Math" w:hint="eastAsia"/>
          <w:szCs w:val="21"/>
          <w:highlight w:val="yellow"/>
          <w:shd w:val="clear" w:color="auto" w:fill="FFFFFF"/>
        </w:rPr>
        <w:t>流程图如图</w:t>
      </w:r>
      <w:r w:rsidR="00CC3C6F" w:rsidRPr="00CC3C6F">
        <w:rPr>
          <w:rFonts w:ascii="Cambria Math" w:hAnsi="Cambria Math" w:hint="eastAsia"/>
          <w:szCs w:val="21"/>
          <w:shd w:val="clear" w:color="auto" w:fill="FFFFFF"/>
        </w:rPr>
        <w:t>。</w:t>
      </w:r>
    </w:p>
    <w:p w14:paraId="44E06DC1" w14:textId="63131D29" w:rsidR="002F211C" w:rsidRDefault="00EB5C31" w:rsidP="00CF02F0">
      <w:pPr>
        <w:ind w:firstLine="420"/>
        <w:rPr>
          <w:rFonts w:ascii="Cambria Math" w:hAnsi="Cambria Math"/>
          <w:szCs w:val="21"/>
          <w:shd w:val="clear" w:color="auto" w:fill="FFFFFF"/>
        </w:rPr>
      </w:pPr>
      <w:r>
        <w:rPr>
          <w:rFonts w:ascii="Cambria Math" w:hAnsi="Cambria Math" w:hint="eastAsia"/>
          <w:noProof/>
          <w:szCs w:val="21"/>
          <w:shd w:val="clear" w:color="auto" w:fill="FFFFFF"/>
        </w:rPr>
        <w:drawing>
          <wp:inline distT="0" distB="0" distL="0" distR="0" wp14:anchorId="6F529E6F" wp14:editId="749C1948">
            <wp:extent cx="2379431" cy="2116549"/>
            <wp:effectExtent l="0" t="0" r="0" b="4445"/>
            <wp:docPr id="18616117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11727" name="图片 186161172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49140" cy="2178557"/>
                    </a:xfrm>
                    <a:prstGeom prst="rect">
                      <a:avLst/>
                    </a:prstGeom>
                  </pic:spPr>
                </pic:pic>
              </a:graphicData>
            </a:graphic>
          </wp:inline>
        </w:drawing>
      </w:r>
    </w:p>
    <w:p w14:paraId="14711468" w14:textId="77777777" w:rsidR="006D585A" w:rsidRDefault="001A64E0" w:rsidP="00CF02F0">
      <w:pPr>
        <w:ind w:firstLine="420"/>
        <w:rPr>
          <w:rFonts w:ascii="Cambria Math" w:hAnsi="Cambria Math"/>
          <w:szCs w:val="21"/>
          <w:shd w:val="clear" w:color="auto" w:fill="FFFFFF"/>
        </w:rPr>
      </w:pPr>
      <w:r>
        <w:rPr>
          <w:rFonts w:ascii="Cambria Math" w:hAnsi="Cambria Math" w:hint="eastAsia"/>
          <w:szCs w:val="21"/>
          <w:shd w:val="clear" w:color="auto" w:fill="FFFFFF"/>
        </w:rPr>
        <w:t>在文件访问中，</w:t>
      </w:r>
      <w:r w:rsidR="00CC50AA" w:rsidRPr="00CC50AA">
        <w:rPr>
          <w:rFonts w:ascii="Cambria Math" w:hAnsi="Cambria Math" w:hint="eastAsia"/>
          <w:szCs w:val="21"/>
          <w:shd w:val="clear" w:color="auto" w:fill="FFFFFF"/>
        </w:rPr>
        <w:t>进程路径和文件路径通常具有层级结构，</w:t>
      </w:r>
      <w:r w:rsidR="00CC50AA">
        <w:rPr>
          <w:rFonts w:ascii="Cambria Math" w:hAnsi="Cambria Math" w:hint="eastAsia"/>
          <w:szCs w:val="21"/>
          <w:shd w:val="clear" w:color="auto" w:fill="FFFFFF"/>
        </w:rPr>
        <w:t>例如“</w:t>
      </w:r>
      <w:r w:rsidR="00E73DB3" w:rsidRPr="00E73DB3">
        <w:rPr>
          <w:rFonts w:ascii="Cambria Math" w:hAnsi="Cambria Math"/>
          <w:szCs w:val="21"/>
          <w:shd w:val="clear" w:color="auto" w:fill="FFFFFF"/>
        </w:rPr>
        <w:t>/</w:t>
      </w:r>
      <w:proofErr w:type="spellStart"/>
      <w:r w:rsidR="00E73DB3" w:rsidRPr="00E73DB3">
        <w:rPr>
          <w:rFonts w:ascii="Cambria Math" w:hAnsi="Cambria Math"/>
          <w:szCs w:val="21"/>
          <w:shd w:val="clear" w:color="auto" w:fill="FFFFFF"/>
        </w:rPr>
        <w:t>usr</w:t>
      </w:r>
      <w:proofErr w:type="spellEnd"/>
      <w:r w:rsidR="00E73DB3" w:rsidRPr="00E73DB3">
        <w:rPr>
          <w:rFonts w:ascii="Cambria Math" w:hAnsi="Cambria Math"/>
          <w:szCs w:val="21"/>
          <w:shd w:val="clear" w:color="auto" w:fill="FFFFFF"/>
        </w:rPr>
        <w:t>/bin/id</w:t>
      </w:r>
      <w:r w:rsidR="00CC50AA">
        <w:rPr>
          <w:rFonts w:ascii="Cambria Math" w:hAnsi="Cambria Math" w:hint="eastAsia"/>
          <w:szCs w:val="21"/>
          <w:shd w:val="clear" w:color="auto" w:fill="FFFFFF"/>
        </w:rPr>
        <w:t>”</w:t>
      </w:r>
      <w:r w:rsidR="00E73DB3">
        <w:rPr>
          <w:rFonts w:ascii="Cambria Math" w:hAnsi="Cambria Math" w:hint="eastAsia"/>
          <w:szCs w:val="21"/>
          <w:shd w:val="clear" w:color="auto" w:fill="FFFFFF"/>
        </w:rPr>
        <w:t>，若采用传统的线性匹配方式，</w:t>
      </w:r>
      <w:r w:rsidR="002D67A3">
        <w:rPr>
          <w:rFonts w:ascii="Cambria Math" w:hAnsi="Cambria Math" w:hint="eastAsia"/>
          <w:szCs w:val="21"/>
          <w:shd w:val="clear" w:color="auto" w:fill="FFFFFF"/>
        </w:rPr>
        <w:t>查询复杂度为</w:t>
      </w:r>
      <w:r w:rsidR="002D67A3">
        <w:rPr>
          <w:rFonts w:ascii="Cambria Math" w:hAnsi="Cambria Math"/>
          <w:szCs w:val="21"/>
          <w:shd w:val="clear" w:color="auto" w:fill="FFFFFF"/>
        </w:rPr>
        <w:t>O(N)</w:t>
      </w:r>
      <w:r w:rsidR="002D67A3">
        <w:rPr>
          <w:rFonts w:ascii="Cambria Math" w:hAnsi="Cambria Math" w:hint="eastAsia"/>
          <w:szCs w:val="21"/>
          <w:shd w:val="clear" w:color="auto" w:fill="FFFFFF"/>
        </w:rPr>
        <w:t>，其中</w:t>
      </w:r>
      <w:r w:rsidR="002D67A3">
        <w:rPr>
          <w:rFonts w:ascii="Cambria Math" w:hAnsi="Cambria Math" w:hint="eastAsia"/>
          <w:szCs w:val="21"/>
          <w:shd w:val="clear" w:color="auto" w:fill="FFFFFF"/>
        </w:rPr>
        <w:t>N</w:t>
      </w:r>
      <w:r w:rsidR="002D67A3">
        <w:rPr>
          <w:rFonts w:ascii="Cambria Math" w:hAnsi="Cambria Math" w:hint="eastAsia"/>
          <w:szCs w:val="21"/>
          <w:shd w:val="clear" w:color="auto" w:fill="FFFFFF"/>
        </w:rPr>
        <w:t>为规则数，</w:t>
      </w:r>
      <w:r w:rsidR="00B16E0B">
        <w:rPr>
          <w:rFonts w:ascii="Cambria Math" w:hAnsi="Cambria Math"/>
          <w:szCs w:val="21"/>
          <w:shd w:val="clear" w:color="auto" w:fill="FFFFFF"/>
        </w:rPr>
        <w:t>Trie</w:t>
      </w:r>
      <w:r w:rsidR="00B16E0B">
        <w:rPr>
          <w:rFonts w:ascii="Cambria Math" w:hAnsi="Cambria Math" w:hint="eastAsia"/>
          <w:szCs w:val="21"/>
          <w:shd w:val="clear" w:color="auto" w:fill="FFFFFF"/>
        </w:rPr>
        <w:t>树将规则路径</w:t>
      </w:r>
      <w:r w:rsidR="00A057F2" w:rsidRPr="00A057F2">
        <w:rPr>
          <w:rFonts w:ascii="Cambria Math" w:hAnsi="Cambria Math" w:hint="eastAsia"/>
          <w:szCs w:val="21"/>
          <w:shd w:val="clear" w:color="auto" w:fill="FFFFFF"/>
        </w:rPr>
        <w:t>规则路径拆分为层级结构，并</w:t>
      </w:r>
      <w:r w:rsidR="00A057F2" w:rsidRPr="00A057F2">
        <w:rPr>
          <w:rFonts w:ascii="Cambria Math" w:hAnsi="Cambria Math" w:hint="eastAsia"/>
          <w:szCs w:val="21"/>
          <w:shd w:val="clear" w:color="auto" w:fill="FFFFFF"/>
        </w:rPr>
        <w:lastRenderedPageBreak/>
        <w:t>存入</w:t>
      </w:r>
      <w:r w:rsidR="00A057F2" w:rsidRPr="00A057F2">
        <w:rPr>
          <w:rFonts w:ascii="Cambria Math" w:hAnsi="Cambria Math" w:hint="eastAsia"/>
          <w:szCs w:val="21"/>
          <w:shd w:val="clear" w:color="auto" w:fill="FFFFFF"/>
        </w:rPr>
        <w:t xml:space="preserve"> Trie </w:t>
      </w:r>
      <w:r w:rsidR="00A057F2" w:rsidRPr="00A057F2">
        <w:rPr>
          <w:rFonts w:ascii="Cambria Math" w:hAnsi="Cambria Math" w:hint="eastAsia"/>
          <w:szCs w:val="21"/>
          <w:shd w:val="clear" w:color="auto" w:fill="FFFFFF"/>
        </w:rPr>
        <w:t>树</w:t>
      </w:r>
      <w:r w:rsidR="00C07AD9">
        <w:rPr>
          <w:rFonts w:ascii="Cambria Math" w:hAnsi="Cambria Math" w:hint="eastAsia"/>
          <w:szCs w:val="21"/>
          <w:shd w:val="clear" w:color="auto" w:fill="FFFFFF"/>
        </w:rPr>
        <w:t>，通过</w:t>
      </w:r>
      <w:r w:rsidR="00497AD9" w:rsidRPr="00497AD9">
        <w:rPr>
          <w:rFonts w:ascii="Cambria Math" w:hAnsi="Cambria Math" w:hint="eastAsia"/>
          <w:b/>
          <w:bCs/>
          <w:szCs w:val="21"/>
          <w:shd w:val="clear" w:color="auto" w:fill="FFFFFF"/>
        </w:rPr>
        <w:t>逐级存储路径前缀</w:t>
      </w:r>
      <w:r w:rsidR="00497AD9">
        <w:rPr>
          <w:rFonts w:ascii="Cambria Math" w:hAnsi="Cambria Math" w:hint="eastAsia"/>
          <w:b/>
          <w:bCs/>
          <w:szCs w:val="21"/>
          <w:shd w:val="clear" w:color="auto" w:fill="FFFFFF"/>
        </w:rPr>
        <w:t>，使得复杂度降为</w:t>
      </w:r>
      <w:r w:rsidR="00497AD9">
        <w:rPr>
          <w:rFonts w:ascii="Cambria Math" w:hAnsi="Cambria Math"/>
          <w:b/>
          <w:bCs/>
          <w:szCs w:val="21"/>
          <w:shd w:val="clear" w:color="auto" w:fill="FFFFFF"/>
        </w:rPr>
        <w:t>O(L)</w:t>
      </w:r>
      <w:r w:rsidR="008C5237" w:rsidRPr="008C5237">
        <w:rPr>
          <w:rFonts w:ascii="Cambria Math" w:hAnsi="Cambria Math" w:hint="eastAsia"/>
          <w:szCs w:val="21"/>
          <w:shd w:val="clear" w:color="auto" w:fill="FFFFFF"/>
        </w:rPr>
        <w:t>，</w:t>
      </w:r>
      <w:r w:rsidR="00497AD9" w:rsidRPr="008C5237">
        <w:rPr>
          <w:rFonts w:ascii="Cambria Math" w:hAnsi="Cambria Math"/>
          <w:szCs w:val="21"/>
          <w:shd w:val="clear" w:color="auto" w:fill="FFFFFF"/>
        </w:rPr>
        <w:t>L</w:t>
      </w:r>
      <w:r w:rsidR="00497AD9" w:rsidRPr="008C5237">
        <w:rPr>
          <w:rFonts w:ascii="Cambria Math" w:hAnsi="Cambria Math" w:hint="eastAsia"/>
          <w:szCs w:val="21"/>
          <w:shd w:val="clear" w:color="auto" w:fill="FFFFFF"/>
        </w:rPr>
        <w:t>为路径层</w:t>
      </w:r>
      <w:r w:rsidR="008C5237" w:rsidRPr="008C5237">
        <w:rPr>
          <w:rFonts w:ascii="Cambria Math" w:hAnsi="Cambria Math" w:hint="eastAsia"/>
          <w:szCs w:val="21"/>
          <w:shd w:val="clear" w:color="auto" w:fill="FFFFFF"/>
        </w:rPr>
        <w:t>级数</w:t>
      </w:r>
      <w:r w:rsidR="00364B90">
        <w:rPr>
          <w:rFonts w:ascii="Cambria Math" w:hAnsi="Cambria Math" w:hint="eastAsia"/>
          <w:szCs w:val="21"/>
          <w:shd w:val="clear" w:color="auto" w:fill="FFFFFF"/>
        </w:rPr>
        <w:t>。</w:t>
      </w:r>
    </w:p>
    <w:p w14:paraId="315205E0" w14:textId="54FFAF51" w:rsidR="00C20909" w:rsidRDefault="0035365A" w:rsidP="00CF02F0">
      <w:pPr>
        <w:ind w:firstLine="420"/>
        <w:rPr>
          <w:rFonts w:ascii="Cambria Math" w:hAnsi="Cambria Math"/>
          <w:szCs w:val="21"/>
          <w:shd w:val="clear" w:color="auto" w:fill="FFFFFF"/>
        </w:rPr>
      </w:pPr>
      <w:r w:rsidRPr="0035365A">
        <w:rPr>
          <w:rFonts w:ascii="Cambria Math" w:hAnsi="Cambria Math" w:hint="eastAsia"/>
          <w:szCs w:val="21"/>
          <w:shd w:val="clear" w:color="auto" w:fill="FFFFFF"/>
        </w:rPr>
        <w:t>在白名单规则匹配过程中，为了提高查询效率并减少重复计算，本文采用哈希索引机制，</w:t>
      </w:r>
      <w:r w:rsidR="006D585A">
        <w:rPr>
          <w:rFonts w:ascii="Cambria Math" w:hAnsi="Cambria Math" w:hint="eastAsia"/>
          <w:szCs w:val="21"/>
          <w:shd w:val="clear" w:color="auto" w:fill="FFFFFF"/>
        </w:rPr>
        <w:t>哈希索引通过预计算</w:t>
      </w:r>
      <w:r w:rsidR="005936E2">
        <w:rPr>
          <w:rFonts w:ascii="Cambria Math" w:hAnsi="Cambria Math" w:hint="eastAsia"/>
          <w:szCs w:val="21"/>
          <w:shd w:val="clear" w:color="auto" w:fill="FFFFFF"/>
        </w:rPr>
        <w:t>规则的哈希值，并存入哈希表，访问请求</w:t>
      </w:r>
      <w:r w:rsidR="005936E2" w:rsidRPr="005936E2">
        <w:rPr>
          <w:rFonts w:ascii="Cambria Math" w:hAnsi="Cambria Math" w:hint="eastAsia"/>
          <w:szCs w:val="21"/>
          <w:shd w:val="clear" w:color="auto" w:fill="FFFFFF"/>
        </w:rPr>
        <w:t>时通过计算哈希值快速查询，避免逐条比对规则</w:t>
      </w:r>
      <w:r w:rsidR="00214BE6">
        <w:rPr>
          <w:rFonts w:ascii="Cambria Math" w:hAnsi="Cambria Math" w:hint="eastAsia"/>
          <w:szCs w:val="21"/>
          <w:shd w:val="clear" w:color="auto" w:fill="FFFFFF"/>
        </w:rPr>
        <w:t>，</w:t>
      </w:r>
      <w:r w:rsidR="00D47363" w:rsidRPr="00D47363">
        <w:rPr>
          <w:rFonts w:ascii="Cambria Math" w:hAnsi="Cambria Math" w:hint="eastAsia"/>
          <w:szCs w:val="21"/>
          <w:shd w:val="clear" w:color="auto" w:fill="FFFFFF"/>
        </w:rPr>
        <w:t>每条规则</w:t>
      </w:r>
      <w:r w:rsidR="00B73EA1" w:rsidRPr="00B73EA1">
        <w:rPr>
          <w:rFonts w:ascii="Cambria Math" w:hAnsi="Cambria Math" w:hint="eastAsia"/>
          <w:szCs w:val="21"/>
          <w:shd w:val="clear" w:color="auto" w:fill="FFFFFF"/>
        </w:rPr>
        <w:t>经过哈希函数计算得到唯一的</w:t>
      </w:r>
      <w:r w:rsidR="00ED3E5C">
        <w:rPr>
          <w:rFonts w:ascii="Cambria Math" w:hAnsi="Cambria Math" w:hint="eastAsia"/>
          <w:szCs w:val="21"/>
          <w:shd w:val="clear" w:color="auto" w:fill="FFFFFF"/>
        </w:rPr>
        <w:t>哈希值</w:t>
      </w:r>
      <w:r w:rsidR="00B73EA1">
        <w:rPr>
          <w:rFonts w:ascii="Cambria Math" w:hAnsi="Cambria Math" w:hint="eastAsia"/>
          <w:szCs w:val="21"/>
          <w:shd w:val="clear" w:color="auto" w:fill="FFFFFF"/>
        </w:rPr>
        <w:t>，</w:t>
      </w:r>
      <w:r w:rsidR="00C20909">
        <w:rPr>
          <w:rFonts w:ascii="Cambria Math" w:hAnsi="Cambria Math" w:hint="eastAsia"/>
          <w:szCs w:val="21"/>
          <w:shd w:val="clear" w:color="auto" w:fill="FFFFFF"/>
        </w:rPr>
        <w:t>哈希值的计算公式如下：</w:t>
      </w:r>
    </w:p>
    <w:p w14:paraId="6188F48A" w14:textId="2C91A7B1" w:rsidR="00C20909" w:rsidRPr="00E0510C" w:rsidRDefault="00C20909" w:rsidP="00CF02F0">
      <w:pPr>
        <w:ind w:firstLine="420"/>
        <w:rPr>
          <w:rFonts w:ascii="Cambria Math" w:hAnsi="Cambria Math"/>
          <w:szCs w:val="21"/>
          <w:shd w:val="clear" w:color="auto" w:fill="FFFFFF"/>
        </w:rPr>
      </w:pPr>
      <m:oMathPara>
        <m:oMath>
          <m:r>
            <w:rPr>
              <w:rFonts w:ascii="Cambria Math" w:hAnsi="Cambria Math"/>
              <w:szCs w:val="21"/>
              <w:shd w:val="clear" w:color="auto" w:fill="FFFFFF"/>
            </w:rPr>
            <m:t>H(</m:t>
          </m:r>
          <m:sSub>
            <m:sSubPr>
              <m:ctrlPr>
                <w:rPr>
                  <w:rFonts w:ascii="Cambria Math" w:hAnsi="Cambria Math"/>
                  <w:szCs w:val="21"/>
                  <w:shd w:val="clear" w:color="auto" w:fill="FFFFFF"/>
                </w:rPr>
              </m:ctrlPr>
            </m:sSubPr>
            <m:e>
              <m:r>
                <w:rPr>
                  <w:rFonts w:ascii="Cambria Math" w:hAnsi="Cambria Math"/>
                  <w:szCs w:val="21"/>
                  <w:shd w:val="clear" w:color="auto" w:fill="FFFFFF"/>
                </w:rPr>
                <m:t>P</m:t>
              </m:r>
            </m:e>
            <m:sub>
              <m:r>
                <w:rPr>
                  <w:rFonts w:ascii="Cambria Math" w:hAnsi="Cambria Math"/>
                  <w:szCs w:val="21"/>
                  <w:shd w:val="clear" w:color="auto" w:fill="FFFFFF"/>
                </w:rPr>
                <m:t>k</m:t>
              </m:r>
            </m:sub>
          </m:sSub>
          <m:r>
            <w:rPr>
              <w:rFonts w:ascii="Cambria Math" w:hAnsi="Cambria Math"/>
              <w:szCs w:val="21"/>
              <w:shd w:val="clear" w:color="auto" w:fill="FFFFFF"/>
            </w:rPr>
            <m:t>,</m:t>
          </m:r>
          <m:sSub>
            <m:sSubPr>
              <m:ctrlPr>
                <w:rPr>
                  <w:rFonts w:ascii="Cambria Math" w:hAnsi="Cambria Math"/>
                  <w:szCs w:val="21"/>
                  <w:shd w:val="clear" w:color="auto" w:fill="FFFFFF"/>
                </w:rPr>
              </m:ctrlPr>
            </m:sSubPr>
            <m:e>
              <m:r>
                <w:rPr>
                  <w:rFonts w:ascii="Cambria Math" w:hAnsi="Cambria Math"/>
                  <w:szCs w:val="21"/>
                  <w:shd w:val="clear" w:color="auto" w:fill="FFFFFF"/>
                </w:rPr>
                <m:t>F</m:t>
              </m:r>
            </m:e>
            <m:sub>
              <m:r>
                <w:rPr>
                  <w:rFonts w:ascii="Cambria Math" w:hAnsi="Cambria Math"/>
                  <w:szCs w:val="21"/>
                  <w:shd w:val="clear" w:color="auto" w:fill="FFFFFF"/>
                </w:rPr>
                <m:t>k</m:t>
              </m:r>
            </m:sub>
          </m:sSub>
          <m:r>
            <w:rPr>
              <w:rFonts w:ascii="Cambria Math" w:hAnsi="Cambria Math"/>
              <w:szCs w:val="21"/>
              <w:shd w:val="clear" w:color="auto" w:fill="FFFFFF"/>
            </w:rPr>
            <m:t>)=</m:t>
          </m:r>
          <m:r>
            <m:rPr>
              <m:nor/>
            </m:rPr>
            <w:rPr>
              <w:szCs w:val="21"/>
              <w:shd w:val="clear" w:color="auto" w:fill="FFFFFF"/>
            </w:rPr>
            <m:t>hash(process_rule</m:t>
          </m:r>
          <m:r>
            <w:rPr>
              <w:rFonts w:ascii="Cambria Math" w:hAnsi="Cambria Math"/>
              <w:szCs w:val="21"/>
              <w:shd w:val="clear" w:color="auto" w:fill="FFFFFF"/>
            </w:rPr>
            <m:t>+</m:t>
          </m:r>
          <m:r>
            <m:rPr>
              <m:sty m:val="p"/>
            </m:rPr>
            <w:rPr>
              <w:rFonts w:ascii="Cambria Math" w:hAnsi="Cambria Math"/>
              <w:szCs w:val="21"/>
              <w:shd w:val="clear" w:color="auto" w:fill="FFFFFF"/>
            </w:rPr>
            <m:t>file</m:t>
          </m:r>
          <m:r>
            <w:rPr>
              <w:rFonts w:ascii="Cambria Math" w:hAnsi="Cambria Math"/>
              <w:szCs w:val="21"/>
              <w:shd w:val="clear" w:color="auto" w:fill="FFFFFF"/>
            </w:rPr>
            <m:t>_</m:t>
          </m:r>
          <m:r>
            <m:rPr>
              <m:sty m:val="p"/>
            </m:rPr>
            <w:rPr>
              <w:rFonts w:ascii="Cambria Math" w:hAnsi="Cambria Math"/>
              <w:szCs w:val="21"/>
              <w:shd w:val="clear" w:color="auto" w:fill="FFFFFF"/>
            </w:rPr>
            <m:t>rule</m:t>
          </m:r>
          <m:r>
            <w:rPr>
              <w:rFonts w:ascii="Cambria Math" w:hAnsi="Cambria Math"/>
              <w:szCs w:val="21"/>
              <w:shd w:val="clear" w:color="auto" w:fill="FFFFFF"/>
            </w:rPr>
            <m:t>)</m:t>
          </m:r>
        </m:oMath>
      </m:oMathPara>
    </w:p>
    <w:p w14:paraId="798CFD56" w14:textId="2CCA29A6" w:rsidR="00E0510C" w:rsidRPr="007A03FE" w:rsidRDefault="00647329" w:rsidP="00CF02F0">
      <w:pPr>
        <w:ind w:firstLine="420"/>
        <w:rPr>
          <w:rFonts w:ascii="Cambria Math" w:hAnsi="Cambria Math"/>
          <w:szCs w:val="21"/>
          <w:shd w:val="clear" w:color="auto" w:fill="FFFFFF"/>
        </w:rPr>
      </w:pPr>
      <m:oMathPara>
        <m:oMath>
          <m:r>
            <w:rPr>
              <w:rFonts w:ascii="Cambria Math" w:hAnsi="Cambria Math"/>
              <w:szCs w:val="21"/>
              <w:shd w:val="clear" w:color="auto" w:fill="FFFFFF"/>
            </w:rPr>
            <m:t>H</m:t>
          </m:r>
          <m:d>
            <m:dPr>
              <m:ctrlPr>
                <w:rPr>
                  <w:rFonts w:ascii="Cambria Math" w:hAnsi="Cambria Math"/>
                  <w:i/>
                  <w:szCs w:val="21"/>
                  <w:shd w:val="clear" w:color="auto" w:fill="FFFFFF"/>
                </w:rPr>
              </m:ctrlPr>
            </m:dPr>
            <m:e>
              <m:sSub>
                <m:sSubPr>
                  <m:ctrlPr>
                    <w:rPr>
                      <w:rFonts w:ascii="Cambria Math" w:hAnsi="Cambria Math"/>
                      <w:szCs w:val="21"/>
                      <w:shd w:val="clear" w:color="auto" w:fill="FFFFFF"/>
                    </w:rPr>
                  </m:ctrlPr>
                </m:sSubPr>
                <m:e>
                  <m:r>
                    <w:rPr>
                      <w:rFonts w:ascii="Cambria Math" w:hAnsi="Cambria Math"/>
                      <w:szCs w:val="21"/>
                      <w:shd w:val="clear" w:color="auto" w:fill="FFFFFF"/>
                    </w:rPr>
                    <m:t>R</m:t>
                  </m:r>
                </m:e>
                <m:sub>
                  <m:r>
                    <w:rPr>
                      <w:rFonts w:ascii="Cambria Math" w:hAnsi="Cambria Math"/>
                      <w:szCs w:val="21"/>
                      <w:shd w:val="clear" w:color="auto" w:fill="FFFFFF"/>
                    </w:rPr>
                    <m:t>k</m:t>
                  </m:r>
                </m:sub>
              </m:sSub>
            </m:e>
          </m:d>
          <m:r>
            <w:rPr>
              <w:rFonts w:ascii="Cambria Math" w:hAnsi="Cambria Math"/>
              <w:szCs w:val="21"/>
              <w:shd w:val="clear" w:color="auto" w:fill="FFFFFF"/>
            </w:rPr>
            <m:t>=</m:t>
          </m:r>
          <m:r>
            <m:rPr>
              <m:sty m:val="p"/>
            </m:rPr>
            <w:rPr>
              <w:rFonts w:ascii="Cambria Math" w:hAnsi="Cambria Math"/>
              <w:szCs w:val="21"/>
              <w:shd w:val="clear" w:color="auto" w:fill="FFFFFF"/>
            </w:rPr>
            <m:t>Hash</m:t>
          </m:r>
          <m:d>
            <m:dPr>
              <m:ctrlPr>
                <w:rPr>
                  <w:rFonts w:ascii="Cambria Math" w:hAnsi="Cambria Math"/>
                  <w:i/>
                  <w:szCs w:val="21"/>
                  <w:shd w:val="clear" w:color="auto" w:fill="FFFFFF"/>
                </w:rPr>
              </m:ctrlPr>
            </m:dPr>
            <m:e>
              <m:sSub>
                <m:sSubPr>
                  <m:ctrlPr>
                    <w:rPr>
                      <w:rFonts w:ascii="Cambria Math" w:hAnsi="Cambria Math"/>
                      <w:szCs w:val="21"/>
                      <w:shd w:val="clear" w:color="auto" w:fill="FFFFFF"/>
                    </w:rPr>
                  </m:ctrlPr>
                </m:sSubPr>
                <m:e>
                  <m:r>
                    <w:rPr>
                      <w:rFonts w:ascii="Cambria Math" w:hAnsi="Cambria Math"/>
                      <w:szCs w:val="21"/>
                      <w:shd w:val="clear" w:color="auto" w:fill="FFFFFF"/>
                    </w:rPr>
                    <m:t>P</m:t>
                  </m:r>
                </m:e>
                <m:sub>
                  <m:r>
                    <w:rPr>
                      <w:rFonts w:ascii="Cambria Math" w:hAnsi="Cambria Math"/>
                      <w:szCs w:val="21"/>
                      <w:shd w:val="clear" w:color="auto" w:fill="FFFFFF"/>
                    </w:rPr>
                    <m:t>k</m:t>
                  </m:r>
                </m:sub>
              </m:sSub>
              <m:r>
                <w:rPr>
                  <w:rFonts w:ascii="Cambria Math" w:hAnsi="Cambria Math"/>
                  <w:szCs w:val="21"/>
                  <w:shd w:val="clear" w:color="auto" w:fill="FFFFFF"/>
                </w:rPr>
                <m:t>+</m:t>
              </m:r>
              <m:sSub>
                <m:sSubPr>
                  <m:ctrlPr>
                    <w:rPr>
                      <w:rFonts w:ascii="Cambria Math" w:hAnsi="Cambria Math"/>
                      <w:szCs w:val="21"/>
                      <w:shd w:val="clear" w:color="auto" w:fill="FFFFFF"/>
                    </w:rPr>
                  </m:ctrlPr>
                </m:sSubPr>
                <m:e>
                  <m:r>
                    <w:rPr>
                      <w:rFonts w:ascii="Cambria Math" w:hAnsi="Cambria Math"/>
                      <w:szCs w:val="21"/>
                      <w:shd w:val="clear" w:color="auto" w:fill="FFFFFF"/>
                    </w:rPr>
                    <m:t>F</m:t>
                  </m:r>
                </m:e>
                <m:sub>
                  <m:r>
                    <w:rPr>
                      <w:rFonts w:ascii="Cambria Math" w:hAnsi="Cambria Math"/>
                      <w:szCs w:val="21"/>
                      <w:shd w:val="clear" w:color="auto" w:fill="FFFFFF"/>
                    </w:rPr>
                    <m:t>k</m:t>
                  </m:r>
                </m:sub>
              </m:sSub>
            </m:e>
          </m:d>
          <m:r>
            <w:rPr>
              <w:rFonts w:ascii="Cambria Math" w:hAnsi="Cambria Math"/>
              <w:szCs w:val="21"/>
              <w:shd w:val="clear" w:color="auto" w:fill="FFFFFF"/>
            </w:rPr>
            <m:t>→</m:t>
          </m:r>
          <m:r>
            <m:rPr>
              <m:sty m:val="p"/>
            </m:rPr>
            <w:rPr>
              <w:rFonts w:ascii="Cambria Math" w:hAnsi="Cambria Math"/>
              <w:szCs w:val="21"/>
              <w:shd w:val="clear" w:color="auto" w:fill="FFFFFF"/>
            </w:rPr>
            <m:t>HashTable</m:t>
          </m:r>
          <m:d>
            <m:dPr>
              <m:begChr m:val="["/>
              <m:endChr m:val="]"/>
              <m:ctrlPr>
                <w:rPr>
                  <w:rFonts w:ascii="Cambria Math" w:hAnsi="Cambria Math"/>
                  <w:i/>
                  <w:szCs w:val="21"/>
                  <w:shd w:val="clear" w:color="auto" w:fill="FFFFFF"/>
                </w:rPr>
              </m:ctrlPr>
            </m:dPr>
            <m:e>
              <m:r>
                <w:rPr>
                  <w:rFonts w:ascii="Cambria Math" w:hAnsi="Cambria Math"/>
                  <w:szCs w:val="21"/>
                  <w:shd w:val="clear" w:color="auto" w:fill="FFFFFF"/>
                </w:rPr>
                <m:t>has</m:t>
              </m:r>
              <m:sSub>
                <m:sSubPr>
                  <m:ctrlPr>
                    <w:rPr>
                      <w:rFonts w:ascii="Cambria Math" w:hAnsi="Cambria Math"/>
                      <w:szCs w:val="21"/>
                      <w:shd w:val="clear" w:color="auto" w:fill="FFFFFF"/>
                    </w:rPr>
                  </m:ctrlPr>
                </m:sSubPr>
                <m:e>
                  <m:r>
                    <w:rPr>
                      <w:rFonts w:ascii="Cambria Math" w:hAnsi="Cambria Math"/>
                      <w:szCs w:val="21"/>
                      <w:shd w:val="clear" w:color="auto" w:fill="FFFFFF"/>
                    </w:rPr>
                    <m:t>h</m:t>
                  </m:r>
                </m:e>
                <m:sub>
                  <m:r>
                    <w:rPr>
                      <w:rFonts w:ascii="Cambria Math" w:hAnsi="Cambria Math"/>
                      <w:szCs w:val="21"/>
                      <w:shd w:val="clear" w:color="auto" w:fill="FFFFFF"/>
                    </w:rPr>
                    <m:t>v</m:t>
                  </m:r>
                </m:sub>
              </m:sSub>
              <m:r>
                <w:rPr>
                  <w:rFonts w:ascii="Cambria Math" w:hAnsi="Cambria Math"/>
                  <w:szCs w:val="21"/>
                  <w:shd w:val="clear" w:color="auto" w:fill="FFFFFF"/>
                </w:rPr>
                <m:t>alu</m:t>
              </m:r>
              <m:sSub>
                <m:sSubPr>
                  <m:ctrlPr>
                    <w:rPr>
                      <w:rFonts w:ascii="Cambria Math" w:hAnsi="Cambria Math"/>
                      <w:szCs w:val="21"/>
                      <w:shd w:val="clear" w:color="auto" w:fill="FFFFFF"/>
                    </w:rPr>
                  </m:ctrlPr>
                </m:sSubPr>
                <m:e>
                  <m:r>
                    <w:rPr>
                      <w:rFonts w:ascii="Cambria Math" w:hAnsi="Cambria Math"/>
                      <w:szCs w:val="21"/>
                      <w:shd w:val="clear" w:color="auto" w:fill="FFFFFF"/>
                    </w:rPr>
                    <m:t>e</m:t>
                  </m:r>
                </m:e>
                <m:sub>
                  <m:r>
                    <w:rPr>
                      <w:rFonts w:ascii="Cambria Math" w:hAnsi="Cambria Math"/>
                      <w:szCs w:val="21"/>
                      <w:shd w:val="clear" w:color="auto" w:fill="FFFFFF"/>
                    </w:rPr>
                    <m:t>k</m:t>
                  </m:r>
                </m:sub>
              </m:sSub>
            </m:e>
          </m:d>
        </m:oMath>
      </m:oMathPara>
    </w:p>
    <w:p w14:paraId="06635DAB" w14:textId="77777777" w:rsidR="003C56B3" w:rsidRDefault="00870A80" w:rsidP="00CF02F0">
      <w:pPr>
        <w:ind w:firstLine="420"/>
        <w:rPr>
          <w:rFonts w:ascii="Cambria Math" w:hAnsi="Cambria Math"/>
          <w:szCs w:val="21"/>
          <w:shd w:val="clear" w:color="auto" w:fill="FFFFFF"/>
        </w:rPr>
      </w:pPr>
      <w:bookmarkStart w:id="29" w:name="_Hlk192598420"/>
      <w:r>
        <w:rPr>
          <w:rFonts w:ascii="Cambria Math" w:hAnsi="Cambria Math" w:hint="eastAsia"/>
          <w:szCs w:val="21"/>
          <w:shd w:val="clear" w:color="auto" w:fill="FFFFFF"/>
        </w:rPr>
        <w:t>将所有</w:t>
      </w:r>
      <w:r w:rsidR="00A05FBF">
        <w:rPr>
          <w:rFonts w:ascii="Cambria Math" w:hAnsi="Cambria Math" w:hint="eastAsia"/>
          <w:szCs w:val="21"/>
          <w:shd w:val="clear" w:color="auto" w:fill="FFFFFF"/>
        </w:rPr>
        <w:t>路径匹配的规则（如</w:t>
      </w:r>
      <w:r w:rsidR="00A05FBF">
        <w:rPr>
          <w:rFonts w:ascii="Cambria Math" w:hAnsi="Cambria Math"/>
          <w:szCs w:val="21"/>
          <w:shd w:val="clear" w:color="auto" w:fill="FFFFFF"/>
        </w:rPr>
        <w:t>”</w:t>
      </w:r>
      <w:r w:rsidR="00A05FBF" w:rsidRPr="00A05FBF">
        <w:t xml:space="preserve"> </w:t>
      </w:r>
      <w:r w:rsidR="00A05FBF" w:rsidRPr="00A05FBF">
        <w:rPr>
          <w:rFonts w:ascii="Cambria Math" w:hAnsi="Cambria Math"/>
          <w:szCs w:val="21"/>
          <w:shd w:val="clear" w:color="auto" w:fill="FFFFFF"/>
        </w:rPr>
        <w:t>/</w:t>
      </w:r>
      <w:proofErr w:type="spellStart"/>
      <w:r w:rsidR="00A05FBF" w:rsidRPr="00A05FBF">
        <w:rPr>
          <w:rFonts w:ascii="Cambria Math" w:hAnsi="Cambria Math"/>
          <w:szCs w:val="21"/>
          <w:shd w:val="clear" w:color="auto" w:fill="FFFFFF"/>
        </w:rPr>
        <w:t>usr</w:t>
      </w:r>
      <w:proofErr w:type="spellEnd"/>
      <w:r w:rsidR="00A05FBF" w:rsidRPr="00A05FBF">
        <w:rPr>
          <w:rFonts w:ascii="Cambria Math" w:hAnsi="Cambria Math"/>
          <w:szCs w:val="21"/>
          <w:shd w:val="clear" w:color="auto" w:fill="FFFFFF"/>
        </w:rPr>
        <w:t>/bin/*</w:t>
      </w:r>
      <w:r w:rsidR="00A05FBF">
        <w:rPr>
          <w:rFonts w:ascii="Cambria Math" w:hAnsi="Cambria Math"/>
          <w:szCs w:val="21"/>
          <w:shd w:val="clear" w:color="auto" w:fill="FFFFFF"/>
        </w:rPr>
        <w:t>”</w:t>
      </w:r>
      <w:r w:rsidR="00A05FBF">
        <w:rPr>
          <w:rFonts w:ascii="Cambria Math" w:hAnsi="Cambria Math" w:hint="eastAsia"/>
          <w:szCs w:val="21"/>
          <w:shd w:val="clear" w:color="auto" w:fill="FFFFFF"/>
        </w:rPr>
        <w:t>，</w:t>
      </w:r>
      <w:r w:rsidR="00A05FBF">
        <w:rPr>
          <w:rFonts w:ascii="Cambria Math" w:hAnsi="Cambria Math"/>
          <w:szCs w:val="21"/>
          <w:shd w:val="clear" w:color="auto" w:fill="FFFFFF"/>
        </w:rPr>
        <w:t>”</w:t>
      </w:r>
      <w:r w:rsidR="00A05FBF" w:rsidRPr="00A05FBF">
        <w:t xml:space="preserve"> </w:t>
      </w:r>
      <w:r w:rsidR="00A05FBF" w:rsidRPr="00A05FBF">
        <w:rPr>
          <w:rFonts w:ascii="Cambria Math" w:hAnsi="Cambria Math"/>
          <w:szCs w:val="21"/>
          <w:shd w:val="clear" w:color="auto" w:fill="FFFFFF"/>
        </w:rPr>
        <w:t>/</w:t>
      </w:r>
      <w:proofErr w:type="spellStart"/>
      <w:r w:rsidR="00A05FBF" w:rsidRPr="00A05FBF">
        <w:rPr>
          <w:rFonts w:ascii="Cambria Math" w:hAnsi="Cambria Math"/>
          <w:szCs w:val="21"/>
          <w:shd w:val="clear" w:color="auto" w:fill="FFFFFF"/>
        </w:rPr>
        <w:t>etc</w:t>
      </w:r>
      <w:proofErr w:type="spellEnd"/>
      <w:r w:rsidR="00A05FBF" w:rsidRPr="00A05FBF">
        <w:rPr>
          <w:rFonts w:ascii="Cambria Math" w:hAnsi="Cambria Math"/>
          <w:szCs w:val="21"/>
          <w:shd w:val="clear" w:color="auto" w:fill="FFFFFF"/>
        </w:rPr>
        <w:t>/*</w:t>
      </w:r>
      <w:r w:rsidR="00A05FBF">
        <w:rPr>
          <w:rFonts w:ascii="Cambria Math" w:hAnsi="Cambria Math"/>
          <w:szCs w:val="21"/>
          <w:shd w:val="clear" w:color="auto" w:fill="FFFFFF"/>
        </w:rPr>
        <w:t>”</w:t>
      </w:r>
      <w:r w:rsidR="00A05FBF">
        <w:rPr>
          <w:rFonts w:ascii="Cambria Math" w:hAnsi="Cambria Math" w:hint="eastAsia"/>
          <w:szCs w:val="21"/>
          <w:shd w:val="clear" w:color="auto" w:fill="FFFFFF"/>
        </w:rPr>
        <w:t>）</w:t>
      </w:r>
      <w:r w:rsidR="00F42C49">
        <w:rPr>
          <w:rFonts w:ascii="Cambria Math" w:hAnsi="Cambria Math" w:hint="eastAsia"/>
          <w:szCs w:val="21"/>
          <w:shd w:val="clear" w:color="auto" w:fill="FFFFFF"/>
        </w:rPr>
        <w:t>与对应的哈希值</w:t>
      </w:r>
      <w:proofErr w:type="spellStart"/>
      <w:r w:rsidR="00F42C49" w:rsidRPr="00F42C49">
        <w:rPr>
          <w:rFonts w:ascii="Cambria Math" w:hAnsi="Cambria Math"/>
          <w:szCs w:val="21"/>
          <w:shd w:val="clear" w:color="auto" w:fill="FFFFFF"/>
        </w:rPr>
        <w:t>hash_valu</w:t>
      </w:r>
      <w:r w:rsidR="00F42C49">
        <w:rPr>
          <w:rFonts w:ascii="Cambria Math" w:hAnsi="Cambria Math"/>
          <w:szCs w:val="21"/>
          <w:shd w:val="clear" w:color="auto" w:fill="FFFFFF"/>
        </w:rPr>
        <w:t>e</w:t>
      </w:r>
      <w:proofErr w:type="spellEnd"/>
      <w:r w:rsidR="00F42C49">
        <w:rPr>
          <w:rFonts w:ascii="Cambria Math" w:hAnsi="Cambria Math" w:hint="eastAsia"/>
          <w:szCs w:val="21"/>
          <w:shd w:val="clear" w:color="auto" w:fill="FFFFFF"/>
        </w:rPr>
        <w:t>链接存储进哈希表中</w:t>
      </w:r>
      <w:r w:rsidR="003C56B3">
        <w:rPr>
          <w:rFonts w:ascii="Cambria Math" w:hAnsi="Cambria Math" w:hint="eastAsia"/>
          <w:szCs w:val="21"/>
          <w:shd w:val="clear" w:color="auto" w:fill="FFFFFF"/>
        </w:rPr>
        <w:t>，如算法</w:t>
      </w:r>
      <w:r w:rsidR="003C56B3">
        <w:rPr>
          <w:rFonts w:ascii="Cambria Math" w:hAnsi="Cambria Math"/>
          <w:szCs w:val="21"/>
          <w:shd w:val="clear" w:color="auto" w:fill="FFFFFF"/>
        </w:rPr>
        <w:fldChar w:fldCharType="begin"/>
      </w:r>
      <w:r w:rsidR="003C56B3">
        <w:rPr>
          <w:rFonts w:ascii="Cambria Math" w:hAnsi="Cambria Math"/>
          <w:szCs w:val="21"/>
          <w:shd w:val="clear" w:color="auto" w:fill="FFFFFF"/>
        </w:rPr>
        <w:instrText xml:space="preserve"> </w:instrText>
      </w:r>
      <w:r w:rsidR="003C56B3">
        <w:rPr>
          <w:rFonts w:ascii="Cambria Math" w:hAnsi="Cambria Math" w:hint="eastAsia"/>
          <w:szCs w:val="21"/>
          <w:shd w:val="clear" w:color="auto" w:fill="FFFFFF"/>
        </w:rPr>
        <w:instrText>= 1 \* GB3</w:instrText>
      </w:r>
      <w:r w:rsidR="003C56B3">
        <w:rPr>
          <w:rFonts w:ascii="Cambria Math" w:hAnsi="Cambria Math"/>
          <w:szCs w:val="21"/>
          <w:shd w:val="clear" w:color="auto" w:fill="FFFFFF"/>
        </w:rPr>
        <w:instrText xml:space="preserve"> </w:instrText>
      </w:r>
      <w:r w:rsidR="003C56B3">
        <w:rPr>
          <w:rFonts w:ascii="Cambria Math" w:hAnsi="Cambria Math"/>
          <w:szCs w:val="21"/>
          <w:shd w:val="clear" w:color="auto" w:fill="FFFFFF"/>
        </w:rPr>
        <w:fldChar w:fldCharType="separate"/>
      </w:r>
      <w:r w:rsidR="003C56B3">
        <w:rPr>
          <w:rFonts w:ascii="Cambria Math" w:hAnsi="Cambria Math" w:hint="eastAsia"/>
          <w:noProof/>
          <w:szCs w:val="21"/>
          <w:shd w:val="clear" w:color="auto" w:fill="FFFFFF"/>
        </w:rPr>
        <w:t>①</w:t>
      </w:r>
      <w:r w:rsidR="003C56B3">
        <w:rPr>
          <w:rFonts w:ascii="Cambria Math" w:hAnsi="Cambria Math"/>
          <w:szCs w:val="21"/>
          <w:shd w:val="clear" w:color="auto" w:fill="FFFFFF"/>
        </w:rPr>
        <w:fldChar w:fldCharType="end"/>
      </w:r>
      <w:r w:rsidR="00F42C49">
        <w:rPr>
          <w:rFonts w:ascii="Cambria Math" w:hAnsi="Cambria Math" w:hint="eastAsia"/>
          <w:szCs w:val="21"/>
          <w:shd w:val="clear" w:color="auto" w:fill="FFFFFF"/>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0"/>
      </w:tblGrid>
      <w:tr w:rsidR="003C56B3" w14:paraId="3357CC90" w14:textId="77777777" w:rsidTr="00CF7819">
        <w:trPr>
          <w:trHeight w:val="57"/>
        </w:trPr>
        <w:tc>
          <w:tcPr>
            <w:tcW w:w="4300" w:type="dxa"/>
            <w:tcBorders>
              <w:top w:val="single" w:sz="12" w:space="0" w:color="auto"/>
              <w:left w:val="nil"/>
              <w:bottom w:val="single" w:sz="12" w:space="0" w:color="auto"/>
              <w:right w:val="nil"/>
            </w:tcBorders>
            <w:shd w:val="clear" w:color="auto" w:fill="auto"/>
          </w:tcPr>
          <w:bookmarkEnd w:id="29"/>
          <w:p w14:paraId="5AD187E9" w14:textId="2EC63F11" w:rsidR="003C56B3" w:rsidRPr="000634F8" w:rsidRDefault="003C56B3" w:rsidP="00CF7819">
            <w:pPr>
              <w:spacing w:line="300" w:lineRule="exact"/>
              <w:rPr>
                <w:sz w:val="18"/>
                <w:szCs w:val="18"/>
              </w:rPr>
            </w:pPr>
            <w:r w:rsidRPr="000634F8">
              <w:rPr>
                <w:rFonts w:hint="eastAsia"/>
                <w:sz w:val="18"/>
                <w:szCs w:val="18"/>
              </w:rPr>
              <w:t>算法</w:t>
            </w:r>
            <w:r>
              <w:rPr>
                <w:sz w:val="18"/>
                <w:szCs w:val="18"/>
              </w:rPr>
              <w:fldChar w:fldCharType="begin"/>
            </w:r>
            <w:r>
              <w:rPr>
                <w:sz w:val="18"/>
                <w:szCs w:val="18"/>
              </w:rPr>
              <w:instrText xml:space="preserve"> </w:instrText>
            </w:r>
            <w:r>
              <w:rPr>
                <w:rFonts w:hint="eastAsia"/>
                <w:sz w:val="18"/>
                <w:szCs w:val="18"/>
              </w:rPr>
              <w:instrText>= 1 \* GB3</w:instrText>
            </w:r>
            <w:r>
              <w:rPr>
                <w:sz w:val="18"/>
                <w:szCs w:val="18"/>
              </w:rPr>
              <w:instrText xml:space="preserve"> </w:instrText>
            </w:r>
            <w:r>
              <w:rPr>
                <w:sz w:val="18"/>
                <w:szCs w:val="18"/>
              </w:rPr>
              <w:fldChar w:fldCharType="separate"/>
            </w:r>
            <w:r>
              <w:rPr>
                <w:rFonts w:hint="eastAsia"/>
                <w:noProof/>
                <w:sz w:val="18"/>
                <w:szCs w:val="18"/>
              </w:rPr>
              <w:t>①</w:t>
            </w:r>
            <w:r>
              <w:rPr>
                <w:sz w:val="18"/>
                <w:szCs w:val="18"/>
              </w:rPr>
              <w:fldChar w:fldCharType="end"/>
            </w:r>
            <w:r w:rsidRPr="000634F8">
              <w:rPr>
                <w:rFonts w:hint="eastAsia"/>
                <w:sz w:val="18"/>
                <w:szCs w:val="18"/>
              </w:rPr>
              <w:t>：</w:t>
            </w:r>
            <w:r>
              <w:rPr>
                <w:rFonts w:hint="eastAsia"/>
                <w:sz w:val="18"/>
                <w:szCs w:val="18"/>
              </w:rPr>
              <w:t>哈希表的生成（构建哈希索引）</w:t>
            </w:r>
          </w:p>
        </w:tc>
      </w:tr>
      <w:tr w:rsidR="003C56B3" w14:paraId="4390F11D" w14:textId="77777777" w:rsidTr="00CF7819">
        <w:trPr>
          <w:trHeight w:val="57"/>
        </w:trPr>
        <w:tc>
          <w:tcPr>
            <w:tcW w:w="4300" w:type="dxa"/>
            <w:tcBorders>
              <w:top w:val="single" w:sz="12" w:space="0" w:color="auto"/>
              <w:left w:val="nil"/>
              <w:bottom w:val="single" w:sz="12" w:space="0" w:color="auto"/>
              <w:right w:val="nil"/>
            </w:tcBorders>
            <w:shd w:val="clear" w:color="auto" w:fill="auto"/>
          </w:tcPr>
          <w:p w14:paraId="4A4F7EC3" w14:textId="4EC418A9" w:rsidR="003C56B3" w:rsidRPr="000634F8" w:rsidRDefault="003C56B3" w:rsidP="00CF7819">
            <w:pPr>
              <w:spacing w:line="300" w:lineRule="exact"/>
              <w:rPr>
                <w:sz w:val="18"/>
                <w:szCs w:val="18"/>
              </w:rPr>
            </w:pPr>
            <w:r w:rsidRPr="000634F8">
              <w:rPr>
                <w:rFonts w:hint="eastAsia"/>
                <w:sz w:val="18"/>
                <w:szCs w:val="18"/>
              </w:rPr>
              <w:t>输入：</w:t>
            </w:r>
            <w:r w:rsidR="00880208">
              <w:rPr>
                <w:sz w:val="18"/>
                <w:szCs w:val="18"/>
              </w:rPr>
              <w:t>Rules(List of process-file path rules)</w:t>
            </w:r>
            <w:r w:rsidRPr="000634F8">
              <w:rPr>
                <w:sz w:val="18"/>
                <w:szCs w:val="18"/>
              </w:rPr>
              <w:fldChar w:fldCharType="begin"/>
            </w:r>
            <w:r w:rsidRPr="000634F8">
              <w:rPr>
                <w:sz w:val="18"/>
                <w:szCs w:val="18"/>
              </w:rPr>
              <w:instrText xml:space="preserve"> QUOTE </w:instrText>
            </w:r>
            <m:oMath>
              <m:sSub>
                <m:sSubPr>
                  <m:ctrlPr>
                    <w:rPr>
                      <w:rFonts w:ascii="Cambria Math" w:hAnsi="Cambria Math"/>
                      <w:i/>
                    </w:rPr>
                  </m:ctrlPr>
                </m:sSubPr>
                <m:e>
                  <m:r>
                    <m:rPr>
                      <m:sty m:val="p"/>
                    </m:rPr>
                    <w:rPr>
                      <w:rFonts w:ascii="Cambria Math" w:hAnsi="Cambria Math"/>
                    </w:rPr>
                    <m:t>TR</m:t>
                  </m:r>
                  <m:ctrlPr>
                    <w:rPr>
                      <w:rFonts w:ascii="Cambria Math" w:hAnsi="Cambria Math"/>
                    </w:rPr>
                  </m:ctrlPr>
                </m:e>
                <m:sub>
                  <m:r>
                    <m:rPr>
                      <m:sty m:val="p"/>
                    </m:rPr>
                    <w:rPr>
                      <w:rFonts w:ascii="Cambria Math" w:hAnsi="Cambria Math"/>
                    </w:rPr>
                    <m:t>i</m:t>
                  </m:r>
                </m:sub>
              </m:sSub>
            </m:oMath>
            <w:r w:rsidRPr="000634F8">
              <w:rPr>
                <w:sz w:val="18"/>
                <w:szCs w:val="18"/>
              </w:rPr>
              <w:instrText xml:space="preserve"> </w:instrText>
            </w:r>
            <w:r w:rsidRPr="000634F8">
              <w:rPr>
                <w:sz w:val="18"/>
                <w:szCs w:val="18"/>
              </w:rPr>
              <w:fldChar w:fldCharType="separate"/>
            </w:r>
            <w:r w:rsidRPr="000634F8">
              <w:rPr>
                <w:sz w:val="18"/>
                <w:szCs w:val="18"/>
              </w:rPr>
              <w:fldChar w:fldCharType="end"/>
            </w:r>
          </w:p>
          <w:p w14:paraId="66BEDF7F" w14:textId="288D93FF" w:rsidR="003C56B3" w:rsidRPr="000634F8" w:rsidRDefault="003C56B3" w:rsidP="00CF7819">
            <w:pPr>
              <w:spacing w:line="300" w:lineRule="exact"/>
              <w:rPr>
                <w:sz w:val="18"/>
                <w:szCs w:val="18"/>
              </w:rPr>
            </w:pPr>
            <w:r w:rsidRPr="000634F8">
              <w:rPr>
                <w:rFonts w:hint="eastAsia"/>
                <w:sz w:val="18"/>
                <w:szCs w:val="18"/>
              </w:rPr>
              <w:t>输出：</w:t>
            </w:r>
            <w:proofErr w:type="spellStart"/>
            <w:r w:rsidR="00880208" w:rsidRPr="00880208">
              <w:rPr>
                <w:sz w:val="18"/>
                <w:szCs w:val="18"/>
              </w:rPr>
              <w:t>HashTable</w:t>
            </w:r>
            <w:proofErr w:type="spellEnd"/>
            <w:r w:rsidR="00880208" w:rsidRPr="00880208">
              <w:rPr>
                <w:sz w:val="18"/>
                <w:szCs w:val="18"/>
              </w:rPr>
              <w:t xml:space="preserve"> (Dictionary of hashed rules)</w:t>
            </w:r>
          </w:p>
        </w:tc>
      </w:tr>
      <w:tr w:rsidR="003C56B3" w14:paraId="22678975" w14:textId="77777777" w:rsidTr="00CF7819">
        <w:trPr>
          <w:trHeight w:val="57"/>
        </w:trPr>
        <w:tc>
          <w:tcPr>
            <w:tcW w:w="4300" w:type="dxa"/>
            <w:tcBorders>
              <w:top w:val="single" w:sz="12" w:space="0" w:color="auto"/>
              <w:left w:val="nil"/>
              <w:bottom w:val="single" w:sz="12" w:space="0" w:color="auto"/>
              <w:right w:val="nil"/>
            </w:tcBorders>
            <w:shd w:val="clear" w:color="auto" w:fill="auto"/>
          </w:tcPr>
          <w:p w14:paraId="1B3FC2D3" w14:textId="77777777" w:rsidR="00386E3C" w:rsidRPr="00386E3C" w:rsidRDefault="00386E3C" w:rsidP="00386E3C">
            <w:pPr>
              <w:numPr>
                <w:ilvl w:val="0"/>
                <w:numId w:val="13"/>
              </w:numPr>
              <w:spacing w:line="300" w:lineRule="exact"/>
              <w:rPr>
                <w:sz w:val="18"/>
                <w:szCs w:val="18"/>
              </w:rPr>
            </w:pPr>
            <w:r w:rsidRPr="00386E3C">
              <w:rPr>
                <w:sz w:val="18"/>
                <w:szCs w:val="18"/>
              </w:rPr>
              <w:t xml:space="preserve">Initialize </w:t>
            </w:r>
            <w:proofErr w:type="spellStart"/>
            <w:r w:rsidRPr="00386E3C">
              <w:rPr>
                <w:sz w:val="18"/>
                <w:szCs w:val="18"/>
              </w:rPr>
              <w:t>HashTable</w:t>
            </w:r>
            <w:proofErr w:type="spellEnd"/>
            <w:r w:rsidRPr="00386E3C">
              <w:rPr>
                <w:sz w:val="18"/>
                <w:szCs w:val="18"/>
              </w:rPr>
              <w:t xml:space="preserve"> as an empty dictionary</w:t>
            </w:r>
          </w:p>
          <w:p w14:paraId="7821E201" w14:textId="77777777" w:rsidR="00386E3C" w:rsidRPr="00386E3C" w:rsidRDefault="00386E3C" w:rsidP="00386E3C">
            <w:pPr>
              <w:numPr>
                <w:ilvl w:val="0"/>
                <w:numId w:val="13"/>
              </w:numPr>
              <w:spacing w:line="300" w:lineRule="exact"/>
              <w:rPr>
                <w:sz w:val="18"/>
                <w:szCs w:val="18"/>
              </w:rPr>
            </w:pPr>
            <w:r w:rsidRPr="00386E3C">
              <w:rPr>
                <w:sz w:val="18"/>
                <w:szCs w:val="18"/>
              </w:rPr>
              <w:t>for each (</w:t>
            </w:r>
            <w:proofErr w:type="spellStart"/>
            <w:r w:rsidRPr="00386E3C">
              <w:rPr>
                <w:sz w:val="18"/>
                <w:szCs w:val="18"/>
              </w:rPr>
              <w:t>process_rule</w:t>
            </w:r>
            <w:proofErr w:type="spellEnd"/>
            <w:r w:rsidRPr="00386E3C">
              <w:rPr>
                <w:sz w:val="18"/>
                <w:szCs w:val="18"/>
              </w:rPr>
              <w:t xml:space="preserve">, </w:t>
            </w:r>
            <w:proofErr w:type="spellStart"/>
            <w:r w:rsidRPr="00386E3C">
              <w:rPr>
                <w:sz w:val="18"/>
                <w:szCs w:val="18"/>
              </w:rPr>
              <w:t>file_rule</w:t>
            </w:r>
            <w:proofErr w:type="spellEnd"/>
            <w:r w:rsidRPr="00386E3C">
              <w:rPr>
                <w:sz w:val="18"/>
                <w:szCs w:val="18"/>
              </w:rPr>
              <w:t>) in Rules do</w:t>
            </w:r>
          </w:p>
          <w:p w14:paraId="46E839E6" w14:textId="77777777" w:rsidR="00386E3C" w:rsidRPr="00386E3C" w:rsidRDefault="00386E3C" w:rsidP="00386E3C">
            <w:pPr>
              <w:numPr>
                <w:ilvl w:val="0"/>
                <w:numId w:val="13"/>
              </w:numPr>
              <w:spacing w:line="300" w:lineRule="exact"/>
              <w:rPr>
                <w:sz w:val="18"/>
                <w:szCs w:val="18"/>
              </w:rPr>
            </w:pPr>
            <w:r w:rsidRPr="00386E3C">
              <w:rPr>
                <w:sz w:val="18"/>
                <w:szCs w:val="18"/>
              </w:rPr>
              <w:t xml:space="preserve">     Compute </w:t>
            </w:r>
            <w:proofErr w:type="spellStart"/>
            <w:r w:rsidRPr="00386E3C">
              <w:rPr>
                <w:sz w:val="18"/>
                <w:szCs w:val="18"/>
              </w:rPr>
              <w:t>hash_value</w:t>
            </w:r>
            <w:proofErr w:type="spellEnd"/>
            <w:r w:rsidRPr="00386E3C">
              <w:rPr>
                <w:sz w:val="18"/>
                <w:szCs w:val="18"/>
              </w:rPr>
              <w:t xml:space="preserve"> = </w:t>
            </w:r>
            <w:proofErr w:type="gramStart"/>
            <w:r w:rsidRPr="00386E3C">
              <w:rPr>
                <w:sz w:val="18"/>
                <w:szCs w:val="18"/>
              </w:rPr>
              <w:t>Hash(</w:t>
            </w:r>
            <w:proofErr w:type="spellStart"/>
            <w:proofErr w:type="gramEnd"/>
            <w:r w:rsidRPr="00386E3C">
              <w:rPr>
                <w:sz w:val="18"/>
                <w:szCs w:val="18"/>
              </w:rPr>
              <w:t>process_rule</w:t>
            </w:r>
            <w:proofErr w:type="spellEnd"/>
            <w:r w:rsidRPr="00386E3C">
              <w:rPr>
                <w:sz w:val="18"/>
                <w:szCs w:val="18"/>
              </w:rPr>
              <w:t xml:space="preserve"> + </w:t>
            </w:r>
            <w:proofErr w:type="spellStart"/>
            <w:r w:rsidRPr="00386E3C">
              <w:rPr>
                <w:sz w:val="18"/>
                <w:szCs w:val="18"/>
              </w:rPr>
              <w:t>file_rule</w:t>
            </w:r>
            <w:proofErr w:type="spellEnd"/>
            <w:r w:rsidRPr="00386E3C">
              <w:rPr>
                <w:sz w:val="18"/>
                <w:szCs w:val="18"/>
              </w:rPr>
              <w:t>)</w:t>
            </w:r>
          </w:p>
          <w:p w14:paraId="5601F7DB" w14:textId="3AA9EEAB" w:rsidR="00386E3C" w:rsidRPr="00386E3C" w:rsidRDefault="00386E3C" w:rsidP="00386E3C">
            <w:pPr>
              <w:numPr>
                <w:ilvl w:val="0"/>
                <w:numId w:val="13"/>
              </w:numPr>
              <w:spacing w:line="300" w:lineRule="exact"/>
              <w:rPr>
                <w:sz w:val="18"/>
                <w:szCs w:val="18"/>
              </w:rPr>
            </w:pPr>
            <w:r w:rsidRPr="00386E3C">
              <w:rPr>
                <w:sz w:val="18"/>
                <w:szCs w:val="18"/>
              </w:rPr>
              <w:t xml:space="preserve">if </w:t>
            </w:r>
            <w:proofErr w:type="spellStart"/>
            <w:r w:rsidRPr="00386E3C">
              <w:rPr>
                <w:sz w:val="18"/>
                <w:szCs w:val="18"/>
              </w:rPr>
              <w:t>hash_value</w:t>
            </w:r>
            <w:proofErr w:type="spellEnd"/>
            <w:r w:rsidRPr="00386E3C">
              <w:rPr>
                <w:sz w:val="18"/>
                <w:szCs w:val="18"/>
              </w:rPr>
              <w:t xml:space="preserve"> not in </w:t>
            </w:r>
            <w:proofErr w:type="spellStart"/>
            <w:r w:rsidRPr="00386E3C">
              <w:rPr>
                <w:sz w:val="18"/>
                <w:szCs w:val="18"/>
              </w:rPr>
              <w:t>HashTable</w:t>
            </w:r>
            <w:proofErr w:type="spellEnd"/>
            <w:r w:rsidRPr="00386E3C">
              <w:rPr>
                <w:sz w:val="18"/>
                <w:szCs w:val="18"/>
              </w:rPr>
              <w:t xml:space="preserve"> then</w:t>
            </w:r>
          </w:p>
          <w:p w14:paraId="248E7B74" w14:textId="54BE00F5" w:rsidR="00386E3C" w:rsidRPr="00386E3C" w:rsidRDefault="00386E3C" w:rsidP="00386E3C">
            <w:pPr>
              <w:numPr>
                <w:ilvl w:val="0"/>
                <w:numId w:val="13"/>
              </w:numPr>
              <w:spacing w:line="300" w:lineRule="exact"/>
              <w:rPr>
                <w:sz w:val="18"/>
                <w:szCs w:val="18"/>
              </w:rPr>
            </w:pPr>
            <w:r w:rsidRPr="00386E3C">
              <w:rPr>
                <w:sz w:val="18"/>
                <w:szCs w:val="18"/>
              </w:rPr>
              <w:t xml:space="preserve">   </w:t>
            </w:r>
            <w:proofErr w:type="spellStart"/>
            <w:r w:rsidRPr="00386E3C">
              <w:rPr>
                <w:sz w:val="18"/>
                <w:szCs w:val="18"/>
              </w:rPr>
              <w:t>HashTable</w:t>
            </w:r>
            <w:proofErr w:type="spellEnd"/>
            <w:r w:rsidRPr="00386E3C">
              <w:rPr>
                <w:sz w:val="18"/>
                <w:szCs w:val="18"/>
              </w:rPr>
              <w:t>[</w:t>
            </w:r>
            <w:proofErr w:type="spellStart"/>
            <w:r w:rsidRPr="00386E3C">
              <w:rPr>
                <w:sz w:val="18"/>
                <w:szCs w:val="18"/>
              </w:rPr>
              <w:t>hash_value</w:t>
            </w:r>
            <w:proofErr w:type="spellEnd"/>
            <w:r w:rsidRPr="00386E3C">
              <w:rPr>
                <w:sz w:val="18"/>
                <w:szCs w:val="18"/>
              </w:rPr>
              <w:t>] = (</w:t>
            </w:r>
            <w:proofErr w:type="spellStart"/>
            <w:r w:rsidRPr="00386E3C">
              <w:rPr>
                <w:sz w:val="18"/>
                <w:szCs w:val="18"/>
              </w:rPr>
              <w:t>process_rule</w:t>
            </w:r>
            <w:proofErr w:type="spellEnd"/>
            <w:r w:rsidRPr="00386E3C">
              <w:rPr>
                <w:sz w:val="18"/>
                <w:szCs w:val="18"/>
              </w:rPr>
              <w:t xml:space="preserve">, </w:t>
            </w:r>
            <w:proofErr w:type="spellStart"/>
            <w:r w:rsidRPr="00386E3C">
              <w:rPr>
                <w:sz w:val="18"/>
                <w:szCs w:val="18"/>
              </w:rPr>
              <w:t>file_rule</w:t>
            </w:r>
            <w:proofErr w:type="spellEnd"/>
            <w:r w:rsidRPr="00386E3C">
              <w:rPr>
                <w:sz w:val="18"/>
                <w:szCs w:val="18"/>
              </w:rPr>
              <w:t>)</w:t>
            </w:r>
          </w:p>
          <w:p w14:paraId="0922E464" w14:textId="77777777" w:rsidR="00386E3C" w:rsidRPr="00386E3C" w:rsidRDefault="00386E3C" w:rsidP="00386E3C">
            <w:pPr>
              <w:numPr>
                <w:ilvl w:val="0"/>
                <w:numId w:val="13"/>
              </w:numPr>
              <w:spacing w:line="300" w:lineRule="exact"/>
              <w:rPr>
                <w:sz w:val="18"/>
                <w:szCs w:val="18"/>
              </w:rPr>
            </w:pPr>
            <w:r w:rsidRPr="00386E3C">
              <w:rPr>
                <w:sz w:val="18"/>
                <w:szCs w:val="18"/>
              </w:rPr>
              <w:t xml:space="preserve">     end if</w:t>
            </w:r>
          </w:p>
          <w:p w14:paraId="1AA07C3D" w14:textId="77777777" w:rsidR="00386E3C" w:rsidRPr="00386E3C" w:rsidRDefault="00386E3C" w:rsidP="00386E3C">
            <w:pPr>
              <w:numPr>
                <w:ilvl w:val="0"/>
                <w:numId w:val="13"/>
              </w:numPr>
              <w:spacing w:line="300" w:lineRule="exact"/>
              <w:rPr>
                <w:sz w:val="18"/>
                <w:szCs w:val="18"/>
              </w:rPr>
            </w:pPr>
            <w:r w:rsidRPr="00386E3C">
              <w:rPr>
                <w:sz w:val="18"/>
                <w:szCs w:val="18"/>
              </w:rPr>
              <w:t xml:space="preserve"> end for</w:t>
            </w:r>
          </w:p>
          <w:p w14:paraId="26A8610C" w14:textId="77777777" w:rsidR="00F5512C" w:rsidRDefault="00386E3C" w:rsidP="00386E3C">
            <w:pPr>
              <w:numPr>
                <w:ilvl w:val="0"/>
                <w:numId w:val="13"/>
              </w:numPr>
              <w:spacing w:line="300" w:lineRule="exact"/>
              <w:rPr>
                <w:sz w:val="18"/>
                <w:szCs w:val="18"/>
              </w:rPr>
            </w:pPr>
            <w:r w:rsidRPr="00386E3C">
              <w:rPr>
                <w:sz w:val="18"/>
                <w:szCs w:val="18"/>
              </w:rPr>
              <w:t xml:space="preserve"> return </w:t>
            </w:r>
            <w:proofErr w:type="spellStart"/>
            <w:r w:rsidRPr="00386E3C">
              <w:rPr>
                <w:sz w:val="18"/>
                <w:szCs w:val="18"/>
              </w:rPr>
              <w:t>HashTable</w:t>
            </w:r>
            <w:proofErr w:type="spellEnd"/>
          </w:p>
          <w:p w14:paraId="10081DAF" w14:textId="18379052" w:rsidR="003C56B3" w:rsidRPr="005326E9" w:rsidRDefault="003C56B3" w:rsidP="00386E3C">
            <w:pPr>
              <w:numPr>
                <w:ilvl w:val="0"/>
                <w:numId w:val="13"/>
              </w:numPr>
              <w:spacing w:line="300" w:lineRule="exact"/>
              <w:rPr>
                <w:sz w:val="18"/>
                <w:szCs w:val="18"/>
              </w:rPr>
            </w:pPr>
            <w:r w:rsidRPr="00E136E0">
              <w:rPr>
                <w:sz w:val="18"/>
                <w:szCs w:val="18"/>
              </w:rPr>
              <w:t>end if</w:t>
            </w:r>
            <w:r w:rsidRPr="000634F8">
              <w:rPr>
                <w:sz w:val="18"/>
                <w:szCs w:val="18"/>
              </w:rPr>
              <w:t xml:space="preserve"> </w:t>
            </w:r>
          </w:p>
        </w:tc>
      </w:tr>
    </w:tbl>
    <w:p w14:paraId="692A0E2C" w14:textId="77777777" w:rsidR="003C56B3" w:rsidRDefault="003C56B3" w:rsidP="00CF02F0">
      <w:pPr>
        <w:ind w:firstLine="420"/>
        <w:rPr>
          <w:rFonts w:ascii="Cambria Math" w:hAnsi="Cambria Math"/>
          <w:szCs w:val="21"/>
          <w:shd w:val="clear" w:color="auto" w:fill="FFFFFF"/>
        </w:rPr>
      </w:pPr>
    </w:p>
    <w:p w14:paraId="75156D9B" w14:textId="3CA57409" w:rsidR="0020180B" w:rsidRDefault="00BA7494" w:rsidP="00CF02F0">
      <w:pPr>
        <w:ind w:firstLine="420"/>
        <w:rPr>
          <w:rFonts w:ascii="Cambria Math" w:hAnsi="Cambria Math"/>
          <w:szCs w:val="21"/>
          <w:shd w:val="clear" w:color="auto" w:fill="FFFFFF"/>
        </w:rPr>
      </w:pPr>
      <w:r>
        <w:rPr>
          <w:rFonts w:ascii="Cambria Math" w:hAnsi="Cambria Math" w:hint="eastAsia"/>
          <w:szCs w:val="21"/>
          <w:shd w:val="clear" w:color="auto" w:fill="FFFFFF"/>
        </w:rPr>
        <w:t>如算法</w:t>
      </w:r>
      <w:bookmarkStart w:id="30" w:name="_Hlk192598401"/>
      <w:r w:rsidR="003C56B3">
        <w:rPr>
          <w:sz w:val="18"/>
          <w:szCs w:val="18"/>
        </w:rPr>
        <w:fldChar w:fldCharType="begin"/>
      </w:r>
      <w:r w:rsidR="003C56B3">
        <w:rPr>
          <w:sz w:val="18"/>
          <w:szCs w:val="18"/>
        </w:rPr>
        <w:instrText xml:space="preserve"> </w:instrText>
      </w:r>
      <w:r w:rsidR="003C56B3">
        <w:rPr>
          <w:rFonts w:hint="eastAsia"/>
          <w:sz w:val="18"/>
          <w:szCs w:val="18"/>
        </w:rPr>
        <w:instrText>= 2 \* GB3</w:instrText>
      </w:r>
      <w:r w:rsidR="003C56B3">
        <w:rPr>
          <w:sz w:val="18"/>
          <w:szCs w:val="18"/>
        </w:rPr>
        <w:instrText xml:space="preserve"> </w:instrText>
      </w:r>
      <w:r w:rsidR="003C56B3">
        <w:rPr>
          <w:sz w:val="18"/>
          <w:szCs w:val="18"/>
        </w:rPr>
        <w:fldChar w:fldCharType="separate"/>
      </w:r>
      <w:r w:rsidR="003C56B3">
        <w:rPr>
          <w:rFonts w:hint="eastAsia"/>
          <w:noProof/>
          <w:sz w:val="18"/>
          <w:szCs w:val="18"/>
        </w:rPr>
        <w:t>②</w:t>
      </w:r>
      <w:r w:rsidR="003C56B3">
        <w:rPr>
          <w:sz w:val="18"/>
          <w:szCs w:val="18"/>
        </w:rPr>
        <w:fldChar w:fldCharType="end"/>
      </w:r>
      <w:bookmarkEnd w:id="30"/>
      <w:r w:rsidR="00F42C49">
        <w:rPr>
          <w:rFonts w:ascii="Cambria Math" w:hAnsi="Cambria Math" w:hint="eastAsia"/>
          <w:szCs w:val="21"/>
          <w:shd w:val="clear" w:color="auto" w:fill="FFFFFF"/>
        </w:rPr>
        <w:t>，</w:t>
      </w:r>
      <w:r w:rsidR="00C24A65">
        <w:rPr>
          <w:rFonts w:ascii="Cambria Math" w:hAnsi="Cambria Math" w:hint="eastAsia"/>
          <w:szCs w:val="21"/>
          <w:shd w:val="clear" w:color="auto" w:fill="FFFFFF"/>
        </w:rPr>
        <w:t>发生访问请求时，</w:t>
      </w:r>
      <w:r w:rsidR="00F42C49">
        <w:rPr>
          <w:rFonts w:ascii="Cambria Math" w:hAnsi="Cambria Math" w:hint="eastAsia"/>
          <w:szCs w:val="21"/>
          <w:shd w:val="clear" w:color="auto" w:fill="FFFFFF"/>
        </w:rPr>
        <w:t>通过哈希表，</w:t>
      </w:r>
      <w:r w:rsidR="00C24A65">
        <w:rPr>
          <w:rFonts w:ascii="Cambria Math" w:hAnsi="Cambria Math" w:hint="eastAsia"/>
          <w:szCs w:val="21"/>
          <w:shd w:val="clear" w:color="auto" w:fill="FFFFFF"/>
        </w:rPr>
        <w:t>从树的根</w:t>
      </w:r>
      <w:r w:rsidR="0057303E">
        <w:rPr>
          <w:rFonts w:ascii="Cambria Math" w:hAnsi="Cambria Math" w:hint="eastAsia"/>
          <w:szCs w:val="21"/>
          <w:shd w:val="clear" w:color="auto" w:fill="FFFFFF"/>
        </w:rPr>
        <w:t>节点，逐级匹配网络前缀，</w:t>
      </w:r>
      <w:r w:rsidR="00D06702" w:rsidRPr="00D06702">
        <w:rPr>
          <w:rFonts w:ascii="Cambria Math" w:hAnsi="Cambria Math" w:hint="eastAsia"/>
          <w:szCs w:val="21"/>
          <w:shd w:val="clear" w:color="auto" w:fill="FFFFFF"/>
        </w:rPr>
        <w:t>如果哈希值存在，表示访问请求与白名单规则匹配成功，直接允许访问；</w:t>
      </w:r>
      <w:r w:rsidR="00636846" w:rsidRPr="00636846">
        <w:rPr>
          <w:rFonts w:ascii="Cambria Math" w:hAnsi="Cambria Math" w:hint="eastAsia"/>
          <w:szCs w:val="21"/>
          <w:shd w:val="clear" w:color="auto" w:fill="FFFFFF"/>
        </w:rPr>
        <w:t>如果未命中哈希索引，则进入</w:t>
      </w:r>
      <w:r w:rsidR="00636846" w:rsidRPr="00636846">
        <w:rPr>
          <w:rFonts w:ascii="Cambria Math" w:hAnsi="Cambria Math" w:hint="eastAsia"/>
          <w:szCs w:val="21"/>
          <w:shd w:val="clear" w:color="auto" w:fill="FFFFFF"/>
        </w:rPr>
        <w:t xml:space="preserve">Trie </w:t>
      </w:r>
      <w:r w:rsidR="00636846" w:rsidRPr="00636846">
        <w:rPr>
          <w:rFonts w:ascii="Cambria Math" w:hAnsi="Cambria Math" w:hint="eastAsia"/>
          <w:szCs w:val="21"/>
          <w:shd w:val="clear" w:color="auto" w:fill="FFFFFF"/>
        </w:rPr>
        <w:t>树（前缀树）进行逐级路径匹配</w:t>
      </w:r>
      <w:r w:rsidR="008B1C41">
        <w:rPr>
          <w:rFonts w:ascii="Cambria Math" w:hAnsi="Cambria Math" w:hint="eastAsia"/>
          <w:szCs w:val="21"/>
          <w:shd w:val="clear" w:color="auto" w:fill="FFFFFF"/>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0"/>
      </w:tblGrid>
      <w:tr w:rsidR="00671A38" w14:paraId="3A0281C2" w14:textId="77777777" w:rsidTr="00C92A40">
        <w:trPr>
          <w:trHeight w:val="57"/>
        </w:trPr>
        <w:tc>
          <w:tcPr>
            <w:tcW w:w="4300" w:type="dxa"/>
            <w:tcBorders>
              <w:top w:val="single" w:sz="12" w:space="0" w:color="auto"/>
              <w:left w:val="nil"/>
              <w:bottom w:val="single" w:sz="12" w:space="0" w:color="auto"/>
              <w:right w:val="nil"/>
            </w:tcBorders>
            <w:shd w:val="clear" w:color="auto" w:fill="auto"/>
          </w:tcPr>
          <w:p w14:paraId="43E8188C" w14:textId="6F658CE0" w:rsidR="00671A38" w:rsidRPr="000634F8" w:rsidRDefault="00671A38" w:rsidP="00CF7819">
            <w:pPr>
              <w:spacing w:line="300" w:lineRule="exact"/>
              <w:rPr>
                <w:sz w:val="18"/>
                <w:szCs w:val="18"/>
              </w:rPr>
            </w:pPr>
            <w:bookmarkStart w:id="31" w:name="_Hlk192597288"/>
            <w:r w:rsidRPr="000634F8">
              <w:rPr>
                <w:rFonts w:hint="eastAsia"/>
                <w:sz w:val="18"/>
                <w:szCs w:val="18"/>
              </w:rPr>
              <w:t>算法</w:t>
            </w:r>
            <w:r w:rsidR="00F5512C">
              <w:rPr>
                <w:sz w:val="18"/>
                <w:szCs w:val="18"/>
              </w:rPr>
              <w:fldChar w:fldCharType="begin"/>
            </w:r>
            <w:r w:rsidR="00F5512C">
              <w:rPr>
                <w:sz w:val="18"/>
                <w:szCs w:val="18"/>
              </w:rPr>
              <w:instrText xml:space="preserve"> </w:instrText>
            </w:r>
            <w:r w:rsidR="00F5512C">
              <w:rPr>
                <w:rFonts w:hint="eastAsia"/>
                <w:sz w:val="18"/>
                <w:szCs w:val="18"/>
              </w:rPr>
              <w:instrText>= 2 \* GB3</w:instrText>
            </w:r>
            <w:r w:rsidR="00F5512C">
              <w:rPr>
                <w:sz w:val="18"/>
                <w:szCs w:val="18"/>
              </w:rPr>
              <w:instrText xml:space="preserve"> </w:instrText>
            </w:r>
            <w:r w:rsidR="00F5512C">
              <w:rPr>
                <w:sz w:val="18"/>
                <w:szCs w:val="18"/>
              </w:rPr>
              <w:fldChar w:fldCharType="separate"/>
            </w:r>
            <w:r w:rsidR="00F5512C">
              <w:rPr>
                <w:rFonts w:hint="eastAsia"/>
                <w:noProof/>
                <w:sz w:val="18"/>
                <w:szCs w:val="18"/>
              </w:rPr>
              <w:t>②</w:t>
            </w:r>
            <w:r w:rsidR="00F5512C">
              <w:rPr>
                <w:sz w:val="18"/>
                <w:szCs w:val="18"/>
              </w:rPr>
              <w:fldChar w:fldCharType="end"/>
            </w:r>
            <w:r w:rsidRPr="000634F8">
              <w:rPr>
                <w:rFonts w:hint="eastAsia"/>
                <w:sz w:val="18"/>
                <w:szCs w:val="18"/>
              </w:rPr>
              <w:t>：</w:t>
            </w:r>
            <w:r w:rsidR="00AE0AFC">
              <w:rPr>
                <w:rFonts w:hint="eastAsia"/>
                <w:sz w:val="18"/>
                <w:szCs w:val="18"/>
              </w:rPr>
              <w:t>基于哈希索引的规则查询</w:t>
            </w:r>
          </w:p>
        </w:tc>
      </w:tr>
      <w:tr w:rsidR="00671A38" w14:paraId="7029157D" w14:textId="77777777" w:rsidTr="00C92A40">
        <w:trPr>
          <w:trHeight w:val="57"/>
        </w:trPr>
        <w:tc>
          <w:tcPr>
            <w:tcW w:w="4300" w:type="dxa"/>
            <w:tcBorders>
              <w:top w:val="single" w:sz="12" w:space="0" w:color="auto"/>
              <w:left w:val="nil"/>
              <w:bottom w:val="single" w:sz="12" w:space="0" w:color="auto"/>
              <w:right w:val="nil"/>
            </w:tcBorders>
            <w:shd w:val="clear" w:color="auto" w:fill="auto"/>
          </w:tcPr>
          <w:p w14:paraId="0D38D396" w14:textId="41C79FB5" w:rsidR="00671A38" w:rsidRPr="000634F8" w:rsidRDefault="00671A38" w:rsidP="00CF7819">
            <w:pPr>
              <w:spacing w:line="300" w:lineRule="exact"/>
              <w:rPr>
                <w:sz w:val="18"/>
                <w:szCs w:val="18"/>
              </w:rPr>
            </w:pPr>
            <w:r w:rsidRPr="000634F8">
              <w:rPr>
                <w:rFonts w:hint="eastAsia"/>
                <w:sz w:val="18"/>
                <w:szCs w:val="18"/>
              </w:rPr>
              <w:t>输入：</w:t>
            </w:r>
            <w:r w:rsidR="00533D38">
              <w:rPr>
                <w:sz w:val="18"/>
                <w:szCs w:val="18"/>
              </w:rPr>
              <w:t>P(Process Path)</w:t>
            </w:r>
            <w:r w:rsidR="00726852">
              <w:rPr>
                <w:rFonts w:hint="eastAsia"/>
                <w:sz w:val="18"/>
                <w:szCs w:val="18"/>
              </w:rPr>
              <w:t>，</w:t>
            </w:r>
            <w:r w:rsidR="00726852">
              <w:rPr>
                <w:sz w:val="18"/>
                <w:szCs w:val="18"/>
              </w:rPr>
              <w:t>F(File Path)</w:t>
            </w:r>
            <w:r w:rsidR="00726852">
              <w:rPr>
                <w:rFonts w:hint="eastAsia"/>
                <w:sz w:val="18"/>
                <w:szCs w:val="18"/>
              </w:rPr>
              <w:t>，</w:t>
            </w:r>
            <w:proofErr w:type="spellStart"/>
            <w:r w:rsidR="003E2271">
              <w:rPr>
                <w:sz w:val="18"/>
                <w:szCs w:val="18"/>
              </w:rPr>
              <w:t>HashTable</w:t>
            </w:r>
            <w:proofErr w:type="spellEnd"/>
            <w:r w:rsidRPr="000634F8">
              <w:rPr>
                <w:sz w:val="18"/>
                <w:szCs w:val="18"/>
              </w:rPr>
              <w:fldChar w:fldCharType="begin"/>
            </w:r>
            <w:r w:rsidRPr="000634F8">
              <w:rPr>
                <w:sz w:val="18"/>
                <w:szCs w:val="18"/>
              </w:rPr>
              <w:instrText xml:space="preserve"> QUOTE </w:instrText>
            </w:r>
            <m:oMath>
              <m:sSub>
                <m:sSubPr>
                  <m:ctrlPr>
                    <w:rPr>
                      <w:rFonts w:ascii="Cambria Math" w:hAnsi="Cambria Math"/>
                      <w:i/>
                    </w:rPr>
                  </m:ctrlPr>
                </m:sSubPr>
                <m:e>
                  <m:r>
                    <m:rPr>
                      <m:sty m:val="p"/>
                    </m:rPr>
                    <w:rPr>
                      <w:rFonts w:ascii="Cambria Math" w:hAnsi="Cambria Math"/>
                    </w:rPr>
                    <m:t>TR</m:t>
                  </m:r>
                  <m:ctrlPr>
                    <w:rPr>
                      <w:rFonts w:ascii="Cambria Math" w:hAnsi="Cambria Math"/>
                    </w:rPr>
                  </m:ctrlPr>
                </m:e>
                <m:sub>
                  <m:r>
                    <m:rPr>
                      <m:sty m:val="p"/>
                    </m:rPr>
                    <w:rPr>
                      <w:rFonts w:ascii="Cambria Math" w:hAnsi="Cambria Math"/>
                    </w:rPr>
                    <m:t>i</m:t>
                  </m:r>
                </m:sub>
              </m:sSub>
            </m:oMath>
            <w:r w:rsidRPr="000634F8">
              <w:rPr>
                <w:sz w:val="18"/>
                <w:szCs w:val="18"/>
              </w:rPr>
              <w:instrText xml:space="preserve"> </w:instrText>
            </w:r>
            <w:r w:rsidRPr="000634F8">
              <w:rPr>
                <w:sz w:val="18"/>
                <w:szCs w:val="18"/>
              </w:rPr>
              <w:fldChar w:fldCharType="separate"/>
            </w:r>
            <w:r w:rsidRPr="000634F8">
              <w:rPr>
                <w:sz w:val="18"/>
                <w:szCs w:val="18"/>
              </w:rPr>
              <w:fldChar w:fldCharType="end"/>
            </w:r>
          </w:p>
          <w:p w14:paraId="5819C861" w14:textId="22B935E9" w:rsidR="00671A38" w:rsidRPr="000634F8" w:rsidRDefault="00671A38" w:rsidP="00CF7819">
            <w:pPr>
              <w:spacing w:line="300" w:lineRule="exact"/>
              <w:rPr>
                <w:sz w:val="18"/>
                <w:szCs w:val="18"/>
              </w:rPr>
            </w:pPr>
            <w:r w:rsidRPr="000634F8">
              <w:rPr>
                <w:rFonts w:hint="eastAsia"/>
                <w:sz w:val="18"/>
                <w:szCs w:val="18"/>
              </w:rPr>
              <w:t>输出：</w:t>
            </w:r>
            <w:r w:rsidR="0067312A">
              <w:rPr>
                <w:sz w:val="18"/>
                <w:szCs w:val="18"/>
              </w:rPr>
              <w:t>ALLOW or NOTFOUND</w:t>
            </w:r>
          </w:p>
        </w:tc>
      </w:tr>
      <w:tr w:rsidR="00671A38" w14:paraId="04F9429E" w14:textId="77777777" w:rsidTr="00C92A40">
        <w:trPr>
          <w:trHeight w:val="57"/>
        </w:trPr>
        <w:tc>
          <w:tcPr>
            <w:tcW w:w="4300" w:type="dxa"/>
            <w:tcBorders>
              <w:top w:val="single" w:sz="12" w:space="0" w:color="auto"/>
              <w:left w:val="nil"/>
              <w:bottom w:val="single" w:sz="12" w:space="0" w:color="auto"/>
              <w:right w:val="nil"/>
            </w:tcBorders>
            <w:shd w:val="clear" w:color="auto" w:fill="auto"/>
          </w:tcPr>
          <w:p w14:paraId="732A5DF5" w14:textId="2BDEB0CF" w:rsidR="00671A38" w:rsidRPr="000634F8" w:rsidRDefault="00CB5252" w:rsidP="00E665BF">
            <w:pPr>
              <w:numPr>
                <w:ilvl w:val="0"/>
                <w:numId w:val="23"/>
              </w:numPr>
              <w:spacing w:line="300" w:lineRule="exact"/>
              <w:rPr>
                <w:sz w:val="18"/>
                <w:szCs w:val="18"/>
              </w:rPr>
            </w:pPr>
            <w:r>
              <w:rPr>
                <w:sz w:val="18"/>
                <w:szCs w:val="18"/>
              </w:rPr>
              <w:t xml:space="preserve">Compute </w:t>
            </w:r>
            <w:proofErr w:type="spellStart"/>
            <w:r>
              <w:rPr>
                <w:sz w:val="18"/>
                <w:szCs w:val="18"/>
              </w:rPr>
              <w:t>hash_value</w:t>
            </w:r>
            <w:proofErr w:type="spellEnd"/>
            <w:r>
              <w:rPr>
                <w:sz w:val="18"/>
                <w:szCs w:val="18"/>
              </w:rPr>
              <w:t xml:space="preserve"> = </w:t>
            </w:r>
            <w:proofErr w:type="gramStart"/>
            <w:r>
              <w:rPr>
                <w:sz w:val="18"/>
                <w:szCs w:val="18"/>
              </w:rPr>
              <w:t>Hash(</w:t>
            </w:r>
            <w:proofErr w:type="gramEnd"/>
            <w:r>
              <w:rPr>
                <w:sz w:val="18"/>
                <w:szCs w:val="18"/>
              </w:rPr>
              <w:t>P + F)</w:t>
            </w:r>
          </w:p>
          <w:p w14:paraId="3B638274" w14:textId="7A7C5519" w:rsidR="00671A38" w:rsidRPr="000634F8" w:rsidRDefault="00671A38" w:rsidP="00E665BF">
            <w:pPr>
              <w:numPr>
                <w:ilvl w:val="0"/>
                <w:numId w:val="23"/>
              </w:numPr>
              <w:spacing w:line="300" w:lineRule="exact"/>
              <w:rPr>
                <w:sz w:val="18"/>
                <w:szCs w:val="18"/>
              </w:rPr>
            </w:pPr>
            <w:r w:rsidRPr="000634F8">
              <w:rPr>
                <w:rFonts w:hint="eastAsia"/>
                <w:sz w:val="18"/>
                <w:szCs w:val="18"/>
              </w:rPr>
              <w:t xml:space="preserve">if </w:t>
            </w:r>
            <w:proofErr w:type="spellStart"/>
            <w:r w:rsidR="00C40AD2" w:rsidRPr="00C40AD2">
              <w:rPr>
                <w:sz w:val="18"/>
                <w:szCs w:val="18"/>
              </w:rPr>
              <w:t>hash_value</w:t>
            </w:r>
            <w:proofErr w:type="spellEnd"/>
            <w:r w:rsidR="00C40AD2" w:rsidRPr="00C40AD2">
              <w:rPr>
                <w:sz w:val="18"/>
                <w:szCs w:val="18"/>
              </w:rPr>
              <w:t xml:space="preserve"> exists in </w:t>
            </w:r>
            <w:proofErr w:type="spellStart"/>
            <w:r w:rsidR="00C40AD2" w:rsidRPr="00C40AD2">
              <w:rPr>
                <w:sz w:val="18"/>
                <w:szCs w:val="18"/>
              </w:rPr>
              <w:t>HashTable</w:t>
            </w:r>
            <w:proofErr w:type="spellEnd"/>
            <w:r w:rsidR="00C40AD2" w:rsidRPr="00C40AD2">
              <w:rPr>
                <w:sz w:val="18"/>
                <w:szCs w:val="18"/>
              </w:rPr>
              <w:t xml:space="preserve"> then</w:t>
            </w:r>
          </w:p>
          <w:p w14:paraId="73907F1E" w14:textId="4FF89C05" w:rsidR="00671A38" w:rsidRPr="000634F8" w:rsidRDefault="00671A38" w:rsidP="00E665BF">
            <w:pPr>
              <w:numPr>
                <w:ilvl w:val="0"/>
                <w:numId w:val="23"/>
              </w:numPr>
              <w:spacing w:line="300" w:lineRule="exact"/>
              <w:rPr>
                <w:sz w:val="18"/>
                <w:szCs w:val="18"/>
              </w:rPr>
            </w:pPr>
            <w:r>
              <w:rPr>
                <w:rFonts w:hint="eastAsia"/>
                <w:sz w:val="18"/>
                <w:szCs w:val="18"/>
              </w:rPr>
              <w:t xml:space="preserve">  </w:t>
            </w:r>
            <w:r w:rsidR="00EB73FE" w:rsidRPr="00EB73FE">
              <w:rPr>
                <w:sz w:val="18"/>
                <w:szCs w:val="18"/>
              </w:rPr>
              <w:t>return ALLOW</w:t>
            </w:r>
            <w:r w:rsidR="00E136E0">
              <w:rPr>
                <w:sz w:val="18"/>
                <w:szCs w:val="18"/>
              </w:rPr>
              <w:t xml:space="preserve"> //</w:t>
            </w:r>
            <w:r w:rsidR="00E136E0">
              <w:rPr>
                <w:rFonts w:hint="eastAsia"/>
                <w:sz w:val="18"/>
                <w:szCs w:val="18"/>
              </w:rPr>
              <w:t>规则匹配成功，允许访问</w:t>
            </w:r>
          </w:p>
          <w:p w14:paraId="4DB00283" w14:textId="75CA73CC" w:rsidR="00E93CB1" w:rsidRDefault="00E93CB1" w:rsidP="00E665BF">
            <w:pPr>
              <w:numPr>
                <w:ilvl w:val="0"/>
                <w:numId w:val="23"/>
              </w:numPr>
              <w:spacing w:line="300" w:lineRule="exact"/>
              <w:rPr>
                <w:sz w:val="18"/>
                <w:szCs w:val="18"/>
              </w:rPr>
            </w:pPr>
            <w:r>
              <w:rPr>
                <w:sz w:val="18"/>
                <w:szCs w:val="18"/>
              </w:rPr>
              <w:t>e</w:t>
            </w:r>
            <w:r w:rsidRPr="00E93CB1">
              <w:rPr>
                <w:sz w:val="18"/>
                <w:szCs w:val="18"/>
              </w:rPr>
              <w:t>lse</w:t>
            </w:r>
          </w:p>
          <w:p w14:paraId="342EF49C" w14:textId="4954A112" w:rsidR="00671A38" w:rsidRPr="000634F8" w:rsidRDefault="00671A38" w:rsidP="00E665BF">
            <w:pPr>
              <w:numPr>
                <w:ilvl w:val="0"/>
                <w:numId w:val="23"/>
              </w:numPr>
              <w:spacing w:line="300" w:lineRule="exact"/>
              <w:rPr>
                <w:sz w:val="18"/>
                <w:szCs w:val="18"/>
              </w:rPr>
            </w:pPr>
            <w:r w:rsidRPr="000634F8">
              <w:rPr>
                <w:rFonts w:hint="eastAsia"/>
                <w:sz w:val="18"/>
                <w:szCs w:val="18"/>
              </w:rPr>
              <w:t xml:space="preserve"> </w:t>
            </w:r>
            <w:r>
              <w:rPr>
                <w:rFonts w:hint="eastAsia"/>
                <w:sz w:val="18"/>
                <w:szCs w:val="18"/>
              </w:rPr>
              <w:t xml:space="preserve"> </w:t>
            </w:r>
            <w:r w:rsidR="00E93CB1" w:rsidRPr="00E93CB1">
              <w:rPr>
                <w:sz w:val="18"/>
                <w:szCs w:val="18"/>
              </w:rPr>
              <w:t>return NOT FOUND</w:t>
            </w:r>
            <w:r w:rsidR="00E136E0">
              <w:rPr>
                <w:rFonts w:hint="eastAsia"/>
                <w:sz w:val="18"/>
                <w:szCs w:val="18"/>
              </w:rPr>
              <w:t xml:space="preserve"> </w:t>
            </w:r>
            <w:r w:rsidR="00E136E0">
              <w:rPr>
                <w:sz w:val="18"/>
                <w:szCs w:val="18"/>
              </w:rPr>
              <w:t>//</w:t>
            </w:r>
            <w:r w:rsidR="00E136E0">
              <w:rPr>
                <w:rFonts w:hint="eastAsia"/>
                <w:sz w:val="18"/>
                <w:szCs w:val="18"/>
              </w:rPr>
              <w:t>规则未命中，进入</w:t>
            </w:r>
            <w:r w:rsidR="00E136E0">
              <w:rPr>
                <w:rFonts w:hint="eastAsia"/>
                <w:sz w:val="18"/>
                <w:szCs w:val="18"/>
              </w:rPr>
              <w:t>Trie</w:t>
            </w:r>
            <w:r w:rsidR="00E136E0">
              <w:rPr>
                <w:rFonts w:hint="eastAsia"/>
                <w:sz w:val="18"/>
                <w:szCs w:val="18"/>
              </w:rPr>
              <w:t>树查询</w:t>
            </w:r>
          </w:p>
          <w:p w14:paraId="5F2AB89D" w14:textId="03075772" w:rsidR="00671A38" w:rsidRPr="005326E9" w:rsidRDefault="00E136E0" w:rsidP="00E665BF">
            <w:pPr>
              <w:numPr>
                <w:ilvl w:val="0"/>
                <w:numId w:val="23"/>
              </w:numPr>
              <w:spacing w:line="300" w:lineRule="exact"/>
              <w:rPr>
                <w:sz w:val="18"/>
                <w:szCs w:val="18"/>
              </w:rPr>
            </w:pPr>
            <w:r w:rsidRPr="00E136E0">
              <w:rPr>
                <w:sz w:val="18"/>
                <w:szCs w:val="18"/>
              </w:rPr>
              <w:t>end if</w:t>
            </w:r>
            <w:r w:rsidR="00671A38" w:rsidRPr="000634F8">
              <w:rPr>
                <w:sz w:val="18"/>
                <w:szCs w:val="18"/>
              </w:rPr>
              <w:t xml:space="preserve"> </w:t>
            </w:r>
          </w:p>
        </w:tc>
      </w:tr>
      <w:bookmarkEnd w:id="31"/>
    </w:tbl>
    <w:p w14:paraId="15FA71B0" w14:textId="601E0C95" w:rsidR="00671A38" w:rsidRDefault="00671A38" w:rsidP="00671A38">
      <w:pPr>
        <w:rPr>
          <w:rFonts w:ascii="Cambria Math" w:hAnsi="Cambria Math"/>
          <w:szCs w:val="21"/>
          <w:shd w:val="clear" w:color="auto" w:fill="FFFFFF"/>
        </w:rPr>
      </w:pPr>
    </w:p>
    <w:p w14:paraId="4B8D9015" w14:textId="775E9CB2" w:rsidR="00547FF1" w:rsidRDefault="00547FF1" w:rsidP="00547FF1">
      <w:pPr>
        <w:ind w:firstLineChars="200" w:firstLine="420"/>
        <w:rPr>
          <w:szCs w:val="21"/>
          <w:shd w:val="clear" w:color="auto" w:fill="FFFFFF"/>
        </w:rPr>
      </w:pPr>
      <w:r w:rsidRPr="00547FF1">
        <w:rPr>
          <w:szCs w:val="21"/>
          <w:shd w:val="clear" w:color="auto" w:fill="FFFFFF"/>
        </w:rPr>
        <w:t>T</w:t>
      </w:r>
      <w:r w:rsidRPr="00547FF1">
        <w:rPr>
          <w:rFonts w:hint="eastAsia"/>
          <w:szCs w:val="21"/>
          <w:shd w:val="clear" w:color="auto" w:fill="FFFFFF"/>
        </w:rPr>
        <w:t xml:space="preserve">rie </w:t>
      </w:r>
      <w:r w:rsidRPr="00547FF1">
        <w:rPr>
          <w:rFonts w:hint="eastAsia"/>
          <w:szCs w:val="21"/>
          <w:shd w:val="clear" w:color="auto" w:fill="FFFFFF"/>
        </w:rPr>
        <w:t>树是一种高效的数据结构，特别适用于存储和查询层次化的路径规则，如进程路径</w:t>
      </w:r>
      <w:r w:rsidRPr="00547FF1">
        <w:rPr>
          <w:rFonts w:hint="eastAsia"/>
          <w:szCs w:val="21"/>
          <w:shd w:val="clear" w:color="auto" w:fill="FFFFFF"/>
        </w:rPr>
        <w:t xml:space="preserve"> "/</w:t>
      </w:r>
      <w:proofErr w:type="spellStart"/>
      <w:r w:rsidRPr="00547FF1">
        <w:rPr>
          <w:rFonts w:hint="eastAsia"/>
          <w:szCs w:val="21"/>
          <w:shd w:val="clear" w:color="auto" w:fill="FFFFFF"/>
        </w:rPr>
        <w:t>usr</w:t>
      </w:r>
      <w:proofErr w:type="spellEnd"/>
      <w:r w:rsidRPr="00547FF1">
        <w:rPr>
          <w:rFonts w:hint="eastAsia"/>
          <w:szCs w:val="21"/>
          <w:shd w:val="clear" w:color="auto" w:fill="FFFFFF"/>
        </w:rPr>
        <w:t xml:space="preserve">/bin/*" </w:t>
      </w:r>
      <w:r w:rsidRPr="00547FF1">
        <w:rPr>
          <w:rFonts w:hint="eastAsia"/>
          <w:szCs w:val="21"/>
          <w:shd w:val="clear" w:color="auto" w:fill="FFFFFF"/>
        </w:rPr>
        <w:t>或文件路径</w:t>
      </w:r>
      <w:r w:rsidRPr="00547FF1">
        <w:rPr>
          <w:rFonts w:hint="eastAsia"/>
          <w:szCs w:val="21"/>
          <w:shd w:val="clear" w:color="auto" w:fill="FFFFFF"/>
        </w:rPr>
        <w:t xml:space="preserve"> "/</w:t>
      </w:r>
      <w:proofErr w:type="spellStart"/>
      <w:r w:rsidRPr="00547FF1">
        <w:rPr>
          <w:rFonts w:hint="eastAsia"/>
          <w:szCs w:val="21"/>
          <w:shd w:val="clear" w:color="auto" w:fill="FFFFFF"/>
        </w:rPr>
        <w:t>etc</w:t>
      </w:r>
      <w:proofErr w:type="spellEnd"/>
      <w:r w:rsidRPr="00547FF1">
        <w:rPr>
          <w:rFonts w:hint="eastAsia"/>
          <w:szCs w:val="21"/>
          <w:shd w:val="clear" w:color="auto" w:fill="FFFFFF"/>
        </w:rPr>
        <w:t>/*"</w:t>
      </w:r>
      <w:r w:rsidRPr="00547FF1">
        <w:rPr>
          <w:rFonts w:hint="eastAsia"/>
          <w:szCs w:val="21"/>
          <w:shd w:val="clear" w:color="auto" w:fill="FFFFFF"/>
        </w:rPr>
        <w:t>。相比哈希索引仅能精确匹配特定规则，</w:t>
      </w:r>
      <w:r w:rsidR="0087673A" w:rsidRPr="0087673A">
        <w:rPr>
          <w:rFonts w:hint="eastAsia"/>
          <w:szCs w:val="21"/>
          <w:shd w:val="clear" w:color="auto" w:fill="FFFFFF"/>
        </w:rPr>
        <w:t xml:space="preserve">Trie </w:t>
      </w:r>
      <w:r w:rsidR="0087673A" w:rsidRPr="0087673A">
        <w:rPr>
          <w:rFonts w:hint="eastAsia"/>
          <w:szCs w:val="21"/>
          <w:shd w:val="clear" w:color="auto" w:fill="FFFFFF"/>
        </w:rPr>
        <w:t>树能够支持</w:t>
      </w:r>
      <w:bookmarkStart w:id="32" w:name="_Hlk192600678"/>
      <w:r w:rsidR="0087673A" w:rsidRPr="0087673A">
        <w:rPr>
          <w:rFonts w:hint="eastAsia"/>
          <w:szCs w:val="21"/>
          <w:shd w:val="clear" w:color="auto" w:fill="FFFFFF"/>
        </w:rPr>
        <w:t>通配符匹配</w:t>
      </w:r>
      <w:bookmarkEnd w:id="32"/>
      <w:r w:rsidR="0087673A" w:rsidRPr="0087673A">
        <w:rPr>
          <w:rFonts w:hint="eastAsia"/>
          <w:szCs w:val="21"/>
          <w:shd w:val="clear" w:color="auto" w:fill="FFFFFF"/>
        </w:rPr>
        <w:t>，允许访问请求与规则集中的路径前缀进行模糊匹配，以提升规则的泛化能力</w:t>
      </w:r>
      <w:r w:rsidR="00F32608">
        <w:rPr>
          <w:rFonts w:hint="eastAsia"/>
          <w:szCs w:val="21"/>
          <w:shd w:val="clear" w:color="auto" w:fill="FFFFFF"/>
        </w:rPr>
        <w:t>，如算法</w:t>
      </w:r>
      <w:r w:rsidR="00F32608">
        <w:rPr>
          <w:sz w:val="18"/>
          <w:szCs w:val="18"/>
        </w:rPr>
        <w:fldChar w:fldCharType="begin"/>
      </w:r>
      <w:r w:rsidR="00F32608">
        <w:rPr>
          <w:sz w:val="18"/>
          <w:szCs w:val="18"/>
        </w:rPr>
        <w:instrText xml:space="preserve"> </w:instrText>
      </w:r>
      <w:r w:rsidR="00F32608">
        <w:rPr>
          <w:rFonts w:hint="eastAsia"/>
          <w:sz w:val="18"/>
          <w:szCs w:val="18"/>
        </w:rPr>
        <w:instrText>= 3 \* GB3</w:instrText>
      </w:r>
      <w:r w:rsidR="00F32608">
        <w:rPr>
          <w:sz w:val="18"/>
          <w:szCs w:val="18"/>
        </w:rPr>
        <w:instrText xml:space="preserve"> </w:instrText>
      </w:r>
      <w:r w:rsidR="00F32608">
        <w:rPr>
          <w:sz w:val="18"/>
          <w:szCs w:val="18"/>
        </w:rPr>
        <w:fldChar w:fldCharType="separate"/>
      </w:r>
      <w:r w:rsidR="00F32608">
        <w:rPr>
          <w:rFonts w:hint="eastAsia"/>
          <w:noProof/>
          <w:sz w:val="18"/>
          <w:szCs w:val="18"/>
        </w:rPr>
        <w:t>③</w:t>
      </w:r>
      <w:r w:rsidR="00F32608">
        <w:rPr>
          <w:sz w:val="18"/>
          <w:szCs w:val="18"/>
        </w:rPr>
        <w:fldChar w:fldCharType="end"/>
      </w:r>
      <w:r w:rsidR="0087673A" w:rsidRPr="0087673A">
        <w:rPr>
          <w:rFonts w:hint="eastAsia"/>
          <w:szCs w:val="21"/>
          <w:shd w:val="clear" w:color="auto" w:fill="FFFFFF"/>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0"/>
      </w:tblGrid>
      <w:tr w:rsidR="00F32608" w14:paraId="4127BDF8" w14:textId="77777777" w:rsidTr="00CF7819">
        <w:trPr>
          <w:trHeight w:val="57"/>
        </w:trPr>
        <w:tc>
          <w:tcPr>
            <w:tcW w:w="4300" w:type="dxa"/>
            <w:tcBorders>
              <w:top w:val="single" w:sz="12" w:space="0" w:color="auto"/>
              <w:left w:val="nil"/>
              <w:bottom w:val="single" w:sz="12" w:space="0" w:color="auto"/>
              <w:right w:val="nil"/>
            </w:tcBorders>
            <w:shd w:val="clear" w:color="auto" w:fill="auto"/>
          </w:tcPr>
          <w:p w14:paraId="0B89D11B" w14:textId="48FA6690" w:rsidR="00F32608" w:rsidRPr="000634F8" w:rsidRDefault="00F32608" w:rsidP="00CF7819">
            <w:pPr>
              <w:spacing w:line="300" w:lineRule="exact"/>
              <w:rPr>
                <w:sz w:val="18"/>
                <w:szCs w:val="18"/>
              </w:rPr>
            </w:pPr>
            <w:r w:rsidRPr="000634F8">
              <w:rPr>
                <w:rFonts w:hint="eastAsia"/>
                <w:sz w:val="18"/>
                <w:szCs w:val="18"/>
              </w:rPr>
              <w:t>算法</w:t>
            </w:r>
            <w:bookmarkStart w:id="33" w:name="_Hlk192600519"/>
            <w:r>
              <w:rPr>
                <w:sz w:val="18"/>
                <w:szCs w:val="18"/>
              </w:rPr>
              <w:fldChar w:fldCharType="begin"/>
            </w:r>
            <w:r>
              <w:rPr>
                <w:sz w:val="18"/>
                <w:szCs w:val="18"/>
              </w:rPr>
              <w:instrText xml:space="preserve"> </w:instrText>
            </w:r>
            <w:r>
              <w:rPr>
                <w:rFonts w:hint="eastAsia"/>
                <w:sz w:val="18"/>
                <w:szCs w:val="18"/>
              </w:rPr>
              <w:instrText>= 3 \* GB3</w:instrText>
            </w:r>
            <w:r>
              <w:rPr>
                <w:sz w:val="18"/>
                <w:szCs w:val="18"/>
              </w:rPr>
              <w:instrText xml:space="preserve"> </w:instrText>
            </w:r>
            <w:r>
              <w:rPr>
                <w:sz w:val="18"/>
                <w:szCs w:val="18"/>
              </w:rPr>
              <w:fldChar w:fldCharType="separate"/>
            </w:r>
            <w:r>
              <w:rPr>
                <w:rFonts w:hint="eastAsia"/>
                <w:noProof/>
                <w:sz w:val="18"/>
                <w:szCs w:val="18"/>
              </w:rPr>
              <w:t>③</w:t>
            </w:r>
            <w:r>
              <w:rPr>
                <w:sz w:val="18"/>
                <w:szCs w:val="18"/>
              </w:rPr>
              <w:fldChar w:fldCharType="end"/>
            </w:r>
            <w:bookmarkEnd w:id="33"/>
            <w:r w:rsidRPr="000634F8">
              <w:rPr>
                <w:rFonts w:hint="eastAsia"/>
                <w:sz w:val="18"/>
                <w:szCs w:val="18"/>
              </w:rPr>
              <w:t>：</w:t>
            </w:r>
            <w:r>
              <w:rPr>
                <w:rFonts w:hint="eastAsia"/>
                <w:sz w:val="18"/>
                <w:szCs w:val="18"/>
              </w:rPr>
              <w:t>基于</w:t>
            </w:r>
            <w:r w:rsidR="00D84FF2">
              <w:rPr>
                <w:sz w:val="18"/>
                <w:szCs w:val="18"/>
              </w:rPr>
              <w:t>Trie</w:t>
            </w:r>
            <w:r w:rsidR="00D84FF2">
              <w:rPr>
                <w:rFonts w:hint="eastAsia"/>
                <w:sz w:val="18"/>
                <w:szCs w:val="18"/>
              </w:rPr>
              <w:t>树的</w:t>
            </w:r>
            <w:r w:rsidR="00D84FF2" w:rsidRPr="00D84FF2">
              <w:rPr>
                <w:rFonts w:hint="eastAsia"/>
                <w:sz w:val="18"/>
                <w:szCs w:val="18"/>
              </w:rPr>
              <w:t>通配符匹配</w:t>
            </w:r>
          </w:p>
        </w:tc>
      </w:tr>
      <w:tr w:rsidR="00F32608" w14:paraId="111190E2" w14:textId="77777777" w:rsidTr="00CF7819">
        <w:trPr>
          <w:trHeight w:val="57"/>
        </w:trPr>
        <w:tc>
          <w:tcPr>
            <w:tcW w:w="4300" w:type="dxa"/>
            <w:tcBorders>
              <w:top w:val="single" w:sz="12" w:space="0" w:color="auto"/>
              <w:left w:val="nil"/>
              <w:bottom w:val="single" w:sz="12" w:space="0" w:color="auto"/>
              <w:right w:val="nil"/>
            </w:tcBorders>
            <w:shd w:val="clear" w:color="auto" w:fill="auto"/>
          </w:tcPr>
          <w:p w14:paraId="2CAF9FAC" w14:textId="08031078" w:rsidR="00F32608" w:rsidRPr="000634F8" w:rsidRDefault="00F32608" w:rsidP="00CF7819">
            <w:pPr>
              <w:spacing w:line="300" w:lineRule="exact"/>
              <w:rPr>
                <w:sz w:val="18"/>
                <w:szCs w:val="18"/>
              </w:rPr>
            </w:pPr>
            <w:r w:rsidRPr="000634F8">
              <w:rPr>
                <w:rFonts w:hint="eastAsia"/>
                <w:sz w:val="18"/>
                <w:szCs w:val="18"/>
              </w:rPr>
              <w:t>输入：</w:t>
            </w:r>
            <w:r>
              <w:rPr>
                <w:sz w:val="18"/>
                <w:szCs w:val="18"/>
              </w:rPr>
              <w:t>P(Process Path)</w:t>
            </w:r>
            <w:r>
              <w:rPr>
                <w:rFonts w:hint="eastAsia"/>
                <w:sz w:val="18"/>
                <w:szCs w:val="18"/>
              </w:rPr>
              <w:t>，</w:t>
            </w:r>
            <w:r>
              <w:rPr>
                <w:sz w:val="18"/>
                <w:szCs w:val="18"/>
              </w:rPr>
              <w:t>F(File Path)</w:t>
            </w:r>
            <w:r>
              <w:rPr>
                <w:rFonts w:hint="eastAsia"/>
                <w:sz w:val="18"/>
                <w:szCs w:val="18"/>
              </w:rPr>
              <w:t>，</w:t>
            </w:r>
            <w:proofErr w:type="spellStart"/>
            <w:r w:rsidR="00C7488F">
              <w:rPr>
                <w:sz w:val="18"/>
                <w:szCs w:val="18"/>
              </w:rPr>
              <w:t>TrieTree</w:t>
            </w:r>
            <w:proofErr w:type="spellEnd"/>
            <w:r w:rsidRPr="000634F8">
              <w:rPr>
                <w:sz w:val="18"/>
                <w:szCs w:val="18"/>
              </w:rPr>
              <w:fldChar w:fldCharType="begin"/>
            </w:r>
            <w:r w:rsidRPr="000634F8">
              <w:rPr>
                <w:sz w:val="18"/>
                <w:szCs w:val="18"/>
              </w:rPr>
              <w:instrText xml:space="preserve"> QUOTE </w:instrText>
            </w:r>
            <m:oMath>
              <m:sSub>
                <m:sSubPr>
                  <m:ctrlPr>
                    <w:rPr>
                      <w:rFonts w:ascii="Cambria Math" w:hAnsi="Cambria Math"/>
                      <w:i/>
                    </w:rPr>
                  </m:ctrlPr>
                </m:sSubPr>
                <m:e>
                  <m:r>
                    <m:rPr>
                      <m:sty m:val="p"/>
                    </m:rPr>
                    <w:rPr>
                      <w:rFonts w:ascii="Cambria Math" w:hAnsi="Cambria Math"/>
                    </w:rPr>
                    <m:t>TR</m:t>
                  </m:r>
                  <m:ctrlPr>
                    <w:rPr>
                      <w:rFonts w:ascii="Cambria Math" w:hAnsi="Cambria Math"/>
                    </w:rPr>
                  </m:ctrlPr>
                </m:e>
                <m:sub>
                  <m:r>
                    <m:rPr>
                      <m:sty m:val="p"/>
                    </m:rPr>
                    <w:rPr>
                      <w:rFonts w:ascii="Cambria Math" w:hAnsi="Cambria Math"/>
                    </w:rPr>
                    <m:t>i</m:t>
                  </m:r>
                </m:sub>
              </m:sSub>
            </m:oMath>
            <w:r w:rsidRPr="000634F8">
              <w:rPr>
                <w:sz w:val="18"/>
                <w:szCs w:val="18"/>
              </w:rPr>
              <w:instrText xml:space="preserve"> </w:instrText>
            </w:r>
            <w:r w:rsidRPr="000634F8">
              <w:rPr>
                <w:sz w:val="18"/>
                <w:szCs w:val="18"/>
              </w:rPr>
              <w:fldChar w:fldCharType="separate"/>
            </w:r>
            <w:r w:rsidRPr="000634F8">
              <w:rPr>
                <w:sz w:val="18"/>
                <w:szCs w:val="18"/>
              </w:rPr>
              <w:fldChar w:fldCharType="end"/>
            </w:r>
          </w:p>
          <w:p w14:paraId="688D5562" w14:textId="34F7B020" w:rsidR="00F32608" w:rsidRPr="000634F8" w:rsidRDefault="00F32608" w:rsidP="00CF7819">
            <w:pPr>
              <w:spacing w:line="300" w:lineRule="exact"/>
              <w:rPr>
                <w:sz w:val="18"/>
                <w:szCs w:val="18"/>
              </w:rPr>
            </w:pPr>
            <w:r w:rsidRPr="000634F8">
              <w:rPr>
                <w:rFonts w:hint="eastAsia"/>
                <w:sz w:val="18"/>
                <w:szCs w:val="18"/>
              </w:rPr>
              <w:t>输出：</w:t>
            </w:r>
            <w:r>
              <w:rPr>
                <w:sz w:val="18"/>
                <w:szCs w:val="18"/>
              </w:rPr>
              <w:t xml:space="preserve">ALLOW or </w:t>
            </w:r>
            <w:r w:rsidR="00C7488F">
              <w:rPr>
                <w:sz w:val="18"/>
                <w:szCs w:val="18"/>
              </w:rPr>
              <w:t>DENY</w:t>
            </w:r>
          </w:p>
        </w:tc>
      </w:tr>
      <w:tr w:rsidR="00F32608" w14:paraId="5C232D19" w14:textId="77777777" w:rsidTr="00CF7819">
        <w:trPr>
          <w:trHeight w:val="57"/>
        </w:trPr>
        <w:tc>
          <w:tcPr>
            <w:tcW w:w="4300" w:type="dxa"/>
            <w:tcBorders>
              <w:top w:val="single" w:sz="12" w:space="0" w:color="auto"/>
              <w:left w:val="nil"/>
              <w:bottom w:val="single" w:sz="12" w:space="0" w:color="auto"/>
              <w:right w:val="nil"/>
            </w:tcBorders>
            <w:shd w:val="clear" w:color="auto" w:fill="auto"/>
          </w:tcPr>
          <w:p w14:paraId="0D51B60B" w14:textId="77777777" w:rsidR="00A13E1B" w:rsidRPr="00A13E1B" w:rsidRDefault="00A13E1B" w:rsidP="00A13E1B">
            <w:pPr>
              <w:numPr>
                <w:ilvl w:val="0"/>
                <w:numId w:val="24"/>
              </w:numPr>
              <w:spacing w:line="300" w:lineRule="exact"/>
              <w:rPr>
                <w:sz w:val="18"/>
                <w:szCs w:val="18"/>
              </w:rPr>
            </w:pPr>
            <w:r w:rsidRPr="00A13E1B">
              <w:rPr>
                <w:sz w:val="18"/>
                <w:szCs w:val="18"/>
              </w:rPr>
              <w:lastRenderedPageBreak/>
              <w:t xml:space="preserve">function </w:t>
            </w:r>
            <w:proofErr w:type="spellStart"/>
            <w:proofErr w:type="gramStart"/>
            <w:r w:rsidRPr="00A13E1B">
              <w:rPr>
                <w:sz w:val="18"/>
                <w:szCs w:val="18"/>
              </w:rPr>
              <w:t>TrieMatch</w:t>
            </w:r>
            <w:proofErr w:type="spellEnd"/>
            <w:r w:rsidRPr="00A13E1B">
              <w:rPr>
                <w:sz w:val="18"/>
                <w:szCs w:val="18"/>
              </w:rPr>
              <w:t>(</w:t>
            </w:r>
            <w:proofErr w:type="gramEnd"/>
            <w:r w:rsidRPr="00A13E1B">
              <w:rPr>
                <w:sz w:val="18"/>
                <w:szCs w:val="18"/>
              </w:rPr>
              <w:t xml:space="preserve">Path, </w:t>
            </w:r>
            <w:proofErr w:type="spellStart"/>
            <w:r w:rsidRPr="00A13E1B">
              <w:rPr>
                <w:sz w:val="18"/>
                <w:szCs w:val="18"/>
              </w:rPr>
              <w:t>TrieTree</w:t>
            </w:r>
            <w:proofErr w:type="spellEnd"/>
            <w:r w:rsidRPr="00A13E1B">
              <w:rPr>
                <w:sz w:val="18"/>
                <w:szCs w:val="18"/>
              </w:rPr>
              <w:t>)</w:t>
            </w:r>
          </w:p>
          <w:p w14:paraId="12C1857D" w14:textId="77777777" w:rsidR="00A13E1B" w:rsidRPr="00A13E1B" w:rsidRDefault="00A13E1B" w:rsidP="00A13E1B">
            <w:pPr>
              <w:numPr>
                <w:ilvl w:val="0"/>
                <w:numId w:val="24"/>
              </w:numPr>
              <w:spacing w:line="300" w:lineRule="exact"/>
              <w:rPr>
                <w:sz w:val="18"/>
                <w:szCs w:val="18"/>
              </w:rPr>
            </w:pPr>
            <w:r w:rsidRPr="00A13E1B">
              <w:rPr>
                <w:rFonts w:hint="eastAsia"/>
                <w:sz w:val="18"/>
                <w:szCs w:val="18"/>
              </w:rPr>
              <w:t xml:space="preserve">     </w:t>
            </w:r>
            <w:proofErr w:type="spellStart"/>
            <w:r w:rsidRPr="00A13E1B">
              <w:rPr>
                <w:rFonts w:hint="eastAsia"/>
                <w:sz w:val="18"/>
                <w:szCs w:val="18"/>
              </w:rPr>
              <w:t>current_node</w:t>
            </w:r>
            <w:proofErr w:type="spellEnd"/>
            <w:r w:rsidRPr="00A13E1B">
              <w:rPr>
                <w:rFonts w:hint="eastAsia"/>
                <w:sz w:val="18"/>
                <w:szCs w:val="18"/>
              </w:rPr>
              <w:t xml:space="preserve"> </w:t>
            </w:r>
            <w:r w:rsidRPr="00A13E1B">
              <w:rPr>
                <w:rFonts w:hint="eastAsia"/>
                <w:sz w:val="18"/>
                <w:szCs w:val="18"/>
              </w:rPr>
              <w:t>←</w:t>
            </w:r>
            <w:r w:rsidRPr="00A13E1B">
              <w:rPr>
                <w:rFonts w:hint="eastAsia"/>
                <w:sz w:val="18"/>
                <w:szCs w:val="18"/>
              </w:rPr>
              <w:t xml:space="preserve"> </w:t>
            </w:r>
            <w:proofErr w:type="spellStart"/>
            <w:r w:rsidRPr="00A13E1B">
              <w:rPr>
                <w:rFonts w:hint="eastAsia"/>
                <w:sz w:val="18"/>
                <w:szCs w:val="18"/>
              </w:rPr>
              <w:t>TrieTree.root</w:t>
            </w:r>
            <w:proofErr w:type="spellEnd"/>
          </w:p>
          <w:p w14:paraId="252AB672" w14:textId="77777777" w:rsidR="00A13E1B" w:rsidRPr="00A13E1B" w:rsidRDefault="00A13E1B" w:rsidP="00A13E1B">
            <w:pPr>
              <w:numPr>
                <w:ilvl w:val="0"/>
                <w:numId w:val="24"/>
              </w:numPr>
              <w:spacing w:line="300" w:lineRule="exact"/>
              <w:rPr>
                <w:sz w:val="18"/>
                <w:szCs w:val="18"/>
              </w:rPr>
            </w:pPr>
            <w:r w:rsidRPr="00A13E1B">
              <w:rPr>
                <w:sz w:val="18"/>
                <w:szCs w:val="18"/>
              </w:rPr>
              <w:t xml:space="preserve">     for each directory in Path do</w:t>
            </w:r>
          </w:p>
          <w:p w14:paraId="2275D990" w14:textId="46DAEC0B" w:rsidR="00A13E1B" w:rsidRPr="00A13E1B" w:rsidRDefault="00A13E1B" w:rsidP="00A13E1B">
            <w:pPr>
              <w:numPr>
                <w:ilvl w:val="0"/>
                <w:numId w:val="24"/>
              </w:numPr>
              <w:spacing w:line="300" w:lineRule="exact"/>
              <w:rPr>
                <w:sz w:val="18"/>
                <w:szCs w:val="18"/>
              </w:rPr>
            </w:pPr>
            <w:r w:rsidRPr="00A13E1B">
              <w:rPr>
                <w:sz w:val="18"/>
                <w:szCs w:val="18"/>
              </w:rPr>
              <w:t xml:space="preserve">         if '*' in </w:t>
            </w:r>
            <w:proofErr w:type="spellStart"/>
            <w:r w:rsidRPr="00A13E1B">
              <w:rPr>
                <w:sz w:val="18"/>
                <w:szCs w:val="18"/>
              </w:rPr>
              <w:t>current_</w:t>
            </w:r>
            <w:proofErr w:type="gramStart"/>
            <w:r w:rsidRPr="00A13E1B">
              <w:rPr>
                <w:sz w:val="18"/>
                <w:szCs w:val="18"/>
              </w:rPr>
              <w:t>node.children</w:t>
            </w:r>
            <w:proofErr w:type="spellEnd"/>
            <w:proofErr w:type="gramEnd"/>
            <w:r w:rsidRPr="00A13E1B">
              <w:rPr>
                <w:sz w:val="18"/>
                <w:szCs w:val="18"/>
              </w:rPr>
              <w:t xml:space="preserve"> then</w:t>
            </w:r>
          </w:p>
          <w:p w14:paraId="1E282B67" w14:textId="77777777" w:rsidR="00A13E1B" w:rsidRPr="00A13E1B" w:rsidRDefault="00A13E1B" w:rsidP="00A13E1B">
            <w:pPr>
              <w:numPr>
                <w:ilvl w:val="0"/>
                <w:numId w:val="24"/>
              </w:numPr>
              <w:spacing w:line="300" w:lineRule="exact"/>
              <w:rPr>
                <w:sz w:val="18"/>
                <w:szCs w:val="18"/>
              </w:rPr>
            </w:pPr>
            <w:r w:rsidRPr="00A13E1B">
              <w:rPr>
                <w:rFonts w:hint="eastAsia"/>
                <w:sz w:val="18"/>
                <w:szCs w:val="18"/>
              </w:rPr>
              <w:t xml:space="preserve">             return ALLOW  // </w:t>
            </w:r>
            <w:r w:rsidRPr="00A13E1B">
              <w:rPr>
                <w:rFonts w:hint="eastAsia"/>
                <w:sz w:val="18"/>
                <w:szCs w:val="18"/>
              </w:rPr>
              <w:t>匹配通配符，允许访问</w:t>
            </w:r>
          </w:p>
          <w:p w14:paraId="0615C9D7" w14:textId="77777777" w:rsidR="00A13E1B" w:rsidRPr="00A13E1B" w:rsidRDefault="00A13E1B" w:rsidP="00A13E1B">
            <w:pPr>
              <w:numPr>
                <w:ilvl w:val="0"/>
                <w:numId w:val="24"/>
              </w:numPr>
              <w:spacing w:line="300" w:lineRule="exact"/>
              <w:rPr>
                <w:sz w:val="18"/>
                <w:szCs w:val="18"/>
              </w:rPr>
            </w:pPr>
            <w:r w:rsidRPr="00A13E1B">
              <w:rPr>
                <w:sz w:val="18"/>
                <w:szCs w:val="18"/>
              </w:rPr>
              <w:t xml:space="preserve">         else</w:t>
            </w:r>
          </w:p>
          <w:p w14:paraId="0CECF228" w14:textId="77777777" w:rsidR="00A13E1B" w:rsidRPr="00A13E1B" w:rsidRDefault="00A13E1B" w:rsidP="00A13E1B">
            <w:pPr>
              <w:numPr>
                <w:ilvl w:val="0"/>
                <w:numId w:val="24"/>
              </w:numPr>
              <w:spacing w:line="300" w:lineRule="exact"/>
              <w:rPr>
                <w:sz w:val="18"/>
                <w:szCs w:val="18"/>
              </w:rPr>
            </w:pPr>
            <w:r w:rsidRPr="00A13E1B">
              <w:rPr>
                <w:rFonts w:hint="eastAsia"/>
                <w:sz w:val="18"/>
                <w:szCs w:val="18"/>
              </w:rPr>
              <w:t xml:space="preserve">             return DENY  // </w:t>
            </w:r>
            <w:r w:rsidRPr="00A13E1B">
              <w:rPr>
                <w:rFonts w:hint="eastAsia"/>
                <w:sz w:val="18"/>
                <w:szCs w:val="18"/>
              </w:rPr>
              <w:t>匹配失败</w:t>
            </w:r>
          </w:p>
          <w:p w14:paraId="7912B315" w14:textId="77777777" w:rsidR="00A13E1B" w:rsidRPr="00A13E1B" w:rsidRDefault="00A13E1B" w:rsidP="00A13E1B">
            <w:pPr>
              <w:numPr>
                <w:ilvl w:val="0"/>
                <w:numId w:val="24"/>
              </w:numPr>
              <w:spacing w:line="300" w:lineRule="exact"/>
              <w:rPr>
                <w:sz w:val="18"/>
                <w:szCs w:val="18"/>
              </w:rPr>
            </w:pPr>
            <w:r w:rsidRPr="00A13E1B">
              <w:rPr>
                <w:sz w:val="18"/>
                <w:szCs w:val="18"/>
              </w:rPr>
              <w:t xml:space="preserve">        end if</w:t>
            </w:r>
          </w:p>
          <w:p w14:paraId="79D78504" w14:textId="77777777" w:rsidR="00F32608" w:rsidRDefault="00A13E1B" w:rsidP="00A13E1B">
            <w:pPr>
              <w:numPr>
                <w:ilvl w:val="0"/>
                <w:numId w:val="24"/>
              </w:numPr>
              <w:spacing w:line="300" w:lineRule="exact"/>
              <w:rPr>
                <w:sz w:val="18"/>
                <w:szCs w:val="18"/>
              </w:rPr>
            </w:pPr>
            <w:r w:rsidRPr="00A13E1B">
              <w:rPr>
                <w:sz w:val="18"/>
                <w:szCs w:val="18"/>
              </w:rPr>
              <w:t xml:space="preserve">    end for</w:t>
            </w:r>
          </w:p>
          <w:p w14:paraId="28078AEE" w14:textId="6F51BF27" w:rsidR="0090764F" w:rsidRPr="0090764F" w:rsidRDefault="0090764F" w:rsidP="0090764F">
            <w:pPr>
              <w:numPr>
                <w:ilvl w:val="0"/>
                <w:numId w:val="24"/>
              </w:numPr>
              <w:spacing w:line="300" w:lineRule="exact"/>
              <w:rPr>
                <w:sz w:val="18"/>
                <w:szCs w:val="18"/>
              </w:rPr>
            </w:pPr>
            <w:r w:rsidRPr="0090764F">
              <w:rPr>
                <w:sz w:val="18"/>
                <w:szCs w:val="18"/>
              </w:rPr>
              <w:t>If</w:t>
            </w:r>
            <w:r>
              <w:rPr>
                <w:sz w:val="18"/>
                <w:szCs w:val="18"/>
              </w:rPr>
              <w:t xml:space="preserve"> </w:t>
            </w:r>
            <w:proofErr w:type="spellStart"/>
            <w:proofErr w:type="gramStart"/>
            <w:r w:rsidRPr="0090764F">
              <w:rPr>
                <w:sz w:val="18"/>
                <w:szCs w:val="18"/>
              </w:rPr>
              <w:t>TrieMatch</w:t>
            </w:r>
            <w:proofErr w:type="spellEnd"/>
            <w:r w:rsidRPr="0090764F">
              <w:rPr>
                <w:sz w:val="18"/>
                <w:szCs w:val="18"/>
              </w:rPr>
              <w:t>(</w:t>
            </w:r>
            <w:proofErr w:type="gramEnd"/>
            <w:r w:rsidRPr="0090764F">
              <w:rPr>
                <w:sz w:val="18"/>
                <w:szCs w:val="18"/>
              </w:rPr>
              <w:t>F</w:t>
            </w:r>
            <w:r>
              <w:rPr>
                <w:sz w:val="18"/>
                <w:szCs w:val="18"/>
              </w:rPr>
              <w:t xml:space="preserve">, </w:t>
            </w:r>
            <w:proofErr w:type="spellStart"/>
            <w:r w:rsidRPr="0090764F">
              <w:rPr>
                <w:sz w:val="18"/>
                <w:szCs w:val="18"/>
              </w:rPr>
              <w:t>TrieTree</w:t>
            </w:r>
            <w:proofErr w:type="spellEnd"/>
            <w:r w:rsidRPr="0090764F">
              <w:rPr>
                <w:sz w:val="18"/>
                <w:szCs w:val="18"/>
              </w:rPr>
              <w:t xml:space="preserve">) = ALLOW </w:t>
            </w:r>
            <w:r>
              <w:rPr>
                <w:sz w:val="18"/>
                <w:szCs w:val="18"/>
              </w:rPr>
              <w:t>and</w:t>
            </w:r>
            <w:r w:rsidRPr="0090764F">
              <w:rPr>
                <w:sz w:val="18"/>
                <w:szCs w:val="18"/>
              </w:rPr>
              <w:t xml:space="preserve"> </w:t>
            </w:r>
            <w:proofErr w:type="spellStart"/>
            <w:r w:rsidRPr="0090764F">
              <w:rPr>
                <w:sz w:val="18"/>
                <w:szCs w:val="18"/>
              </w:rPr>
              <w:t>TrieMatch</w:t>
            </w:r>
            <w:proofErr w:type="spellEnd"/>
            <w:r w:rsidRPr="0090764F">
              <w:rPr>
                <w:sz w:val="18"/>
                <w:szCs w:val="18"/>
              </w:rPr>
              <w:t>(</w:t>
            </w:r>
            <w:bookmarkStart w:id="34" w:name="_Hlk192601059"/>
            <w:r w:rsidRPr="0090764F">
              <w:rPr>
                <w:sz w:val="18"/>
                <w:szCs w:val="18"/>
              </w:rPr>
              <w:t>F</w:t>
            </w:r>
            <w:r>
              <w:rPr>
                <w:sz w:val="18"/>
                <w:szCs w:val="18"/>
              </w:rPr>
              <w:t xml:space="preserve">, </w:t>
            </w:r>
            <w:bookmarkEnd w:id="34"/>
            <w:proofErr w:type="spellStart"/>
            <w:r w:rsidRPr="0090764F">
              <w:rPr>
                <w:sz w:val="18"/>
                <w:szCs w:val="18"/>
              </w:rPr>
              <w:t>TrieTree</w:t>
            </w:r>
            <w:proofErr w:type="spellEnd"/>
            <w:r w:rsidRPr="0090764F">
              <w:rPr>
                <w:sz w:val="18"/>
                <w:szCs w:val="18"/>
              </w:rPr>
              <w:t>) = ALLOW then</w:t>
            </w:r>
          </w:p>
          <w:p w14:paraId="44699691" w14:textId="77777777" w:rsidR="0090764F" w:rsidRPr="0090764F" w:rsidRDefault="0090764F" w:rsidP="0090764F">
            <w:pPr>
              <w:numPr>
                <w:ilvl w:val="0"/>
                <w:numId w:val="24"/>
              </w:numPr>
              <w:spacing w:line="300" w:lineRule="exact"/>
              <w:rPr>
                <w:sz w:val="18"/>
                <w:szCs w:val="18"/>
              </w:rPr>
            </w:pPr>
            <w:r w:rsidRPr="0090764F">
              <w:rPr>
                <w:sz w:val="18"/>
                <w:szCs w:val="18"/>
              </w:rPr>
              <w:t xml:space="preserve">    return ALLOW</w:t>
            </w:r>
          </w:p>
          <w:p w14:paraId="21C204CE" w14:textId="77777777" w:rsidR="0090764F" w:rsidRPr="0090764F" w:rsidRDefault="0090764F" w:rsidP="0090764F">
            <w:pPr>
              <w:numPr>
                <w:ilvl w:val="0"/>
                <w:numId w:val="24"/>
              </w:numPr>
              <w:spacing w:line="300" w:lineRule="exact"/>
              <w:rPr>
                <w:sz w:val="18"/>
                <w:szCs w:val="18"/>
              </w:rPr>
            </w:pPr>
            <w:r w:rsidRPr="0090764F">
              <w:rPr>
                <w:sz w:val="18"/>
                <w:szCs w:val="18"/>
              </w:rPr>
              <w:t xml:space="preserve"> else</w:t>
            </w:r>
          </w:p>
          <w:p w14:paraId="2B3F1B4B" w14:textId="77777777" w:rsidR="0090764F" w:rsidRPr="0090764F" w:rsidRDefault="0090764F" w:rsidP="0090764F">
            <w:pPr>
              <w:numPr>
                <w:ilvl w:val="0"/>
                <w:numId w:val="24"/>
              </w:numPr>
              <w:spacing w:line="300" w:lineRule="exact"/>
              <w:rPr>
                <w:sz w:val="18"/>
                <w:szCs w:val="18"/>
              </w:rPr>
            </w:pPr>
            <w:r w:rsidRPr="0090764F">
              <w:rPr>
                <w:sz w:val="18"/>
                <w:szCs w:val="18"/>
              </w:rPr>
              <w:t xml:space="preserve">    return DENY</w:t>
            </w:r>
          </w:p>
          <w:p w14:paraId="7A4C4C97" w14:textId="2F06D886" w:rsidR="0090764F" w:rsidRPr="005326E9" w:rsidRDefault="0090764F" w:rsidP="0090764F">
            <w:pPr>
              <w:numPr>
                <w:ilvl w:val="0"/>
                <w:numId w:val="24"/>
              </w:numPr>
              <w:spacing w:line="300" w:lineRule="exact"/>
              <w:rPr>
                <w:sz w:val="18"/>
                <w:szCs w:val="18"/>
              </w:rPr>
            </w:pPr>
            <w:r w:rsidRPr="0090764F">
              <w:rPr>
                <w:sz w:val="18"/>
                <w:szCs w:val="18"/>
              </w:rPr>
              <w:t xml:space="preserve"> end if</w:t>
            </w:r>
          </w:p>
        </w:tc>
      </w:tr>
    </w:tbl>
    <w:p w14:paraId="616835D6" w14:textId="77777777" w:rsidR="0087673A" w:rsidRPr="00547FF1" w:rsidRDefault="0087673A" w:rsidP="00F32608">
      <w:pPr>
        <w:rPr>
          <w:szCs w:val="21"/>
          <w:shd w:val="clear" w:color="auto" w:fill="FFFFFF"/>
        </w:rPr>
      </w:pPr>
    </w:p>
    <w:p w14:paraId="1711B13D" w14:textId="596D6DEC" w:rsidR="003E2EF6" w:rsidRPr="004904FF" w:rsidRDefault="003E2EF6">
      <w:pPr>
        <w:rPr>
          <w:szCs w:val="21"/>
        </w:rPr>
      </w:pPr>
      <w:r w:rsidRPr="00BA3491">
        <w:rPr>
          <w:rFonts w:eastAsia="黑体"/>
          <w:bCs/>
        </w:rPr>
        <w:t>2.</w:t>
      </w:r>
      <w:r w:rsidR="00F720C4">
        <w:rPr>
          <w:rFonts w:eastAsia="黑体" w:hint="eastAsia"/>
          <w:bCs/>
        </w:rPr>
        <w:t>3</w:t>
      </w:r>
      <w:r>
        <w:rPr>
          <w:rFonts w:ascii="黑体" w:eastAsia="黑体" w:hAnsi="黑体" w:hint="eastAsia"/>
          <w:bCs/>
        </w:rPr>
        <w:t xml:space="preserve"> </w:t>
      </w:r>
      <w:r w:rsidR="009E46DB" w:rsidRPr="00A2070F">
        <w:rPr>
          <w:rFonts w:ascii="黑体" w:eastAsia="黑体" w:hAnsi="黑体" w:hint="eastAsia"/>
          <w:bCs/>
          <w:highlight w:val="yellow"/>
        </w:rPr>
        <w:t>动态信任评估</w:t>
      </w:r>
    </w:p>
    <w:p w14:paraId="3EE8967F" w14:textId="77777777" w:rsidR="003E2EF6" w:rsidRDefault="003E2EF6">
      <w:pPr>
        <w:pStyle w:val="2"/>
        <w:rPr>
          <w:rFonts w:ascii="Segoe UI" w:hAnsi="Segoe UI" w:cs="Segoe UI"/>
          <w:szCs w:val="21"/>
          <w:shd w:val="clear" w:color="auto" w:fill="FFFFFF"/>
        </w:rPr>
      </w:pPr>
      <w:bookmarkStart w:id="35" w:name="_Hlk193208250"/>
      <w:r>
        <w:rPr>
          <w:rFonts w:ascii="黑体" w:hint="eastAsia"/>
          <w:b w:val="0"/>
          <w:sz w:val="28"/>
          <w:szCs w:val="28"/>
        </w:rPr>
        <w:t xml:space="preserve">3 </w:t>
      </w:r>
      <w:r w:rsidR="00D041F7">
        <w:rPr>
          <w:rFonts w:ascii="黑体" w:hint="eastAsia"/>
          <w:b w:val="0"/>
          <w:sz w:val="28"/>
          <w:szCs w:val="28"/>
        </w:rPr>
        <w:t>实验</w:t>
      </w:r>
      <w:r>
        <w:rPr>
          <w:rFonts w:ascii="黑体" w:hint="eastAsia"/>
          <w:b w:val="0"/>
          <w:sz w:val="28"/>
          <w:szCs w:val="28"/>
        </w:rPr>
        <w:t>分析</w:t>
      </w:r>
    </w:p>
    <w:p w14:paraId="59D47A4F" w14:textId="2802DA54" w:rsidR="007A0FB6" w:rsidRPr="00ED6209" w:rsidRDefault="002B1E5C" w:rsidP="00351AED">
      <w:pPr>
        <w:spacing w:line="360" w:lineRule="exact"/>
        <w:ind w:firstLine="420"/>
        <w:rPr>
          <w:rFonts w:hAnsi="Cambria Math" w:cs="Cambria Math"/>
        </w:rPr>
      </w:pPr>
      <w:r w:rsidRPr="00ED6209">
        <w:rPr>
          <w:rFonts w:hAnsi="Cambria Math" w:cs="Cambria Math" w:hint="eastAsia"/>
        </w:rPr>
        <w:t>为了验证所提出的基于聚类白名单规则集的访问控制模型在文件访问安全管理中的有效性，本文从访问行为模式分析与异常检测的角度出发，选取孤立森林（</w:t>
      </w:r>
      <w:r w:rsidRPr="00ED6209">
        <w:rPr>
          <w:rFonts w:hAnsi="Cambria Math" w:cs="Cambria Math" w:hint="eastAsia"/>
        </w:rPr>
        <w:t>Isolation Forest</w:t>
      </w:r>
      <w:r w:rsidRPr="00ED6209">
        <w:rPr>
          <w:rFonts w:hAnsi="Cambria Math" w:cs="Cambria Math" w:hint="eastAsia"/>
        </w:rPr>
        <w:t>）和</w:t>
      </w:r>
      <w:r w:rsidRPr="00ED6209">
        <w:rPr>
          <w:rFonts w:hAnsi="Cambria Math" w:cs="Cambria Math" w:hint="eastAsia"/>
        </w:rPr>
        <w:t xml:space="preserve"> Mini-Batch K-Means </w:t>
      </w:r>
      <w:r w:rsidRPr="00ED6209">
        <w:rPr>
          <w:rFonts w:hAnsi="Cambria Math" w:cs="Cambria Math" w:hint="eastAsia"/>
        </w:rPr>
        <w:t>聚类作为核心算法，对比不同方法在访问模式识别、异常检测精度及动态规则调</w:t>
      </w:r>
      <w:r w:rsidR="00E33B9D" w:rsidRPr="00ED6209">
        <w:rPr>
          <w:rFonts w:hAnsi="Cambria Math" w:cs="Cambria Math" w:hint="eastAsia"/>
        </w:rPr>
        <w:t xml:space="preserve">     </w:t>
      </w:r>
      <w:r w:rsidRPr="00ED6209">
        <w:rPr>
          <w:rFonts w:hAnsi="Cambria Math" w:cs="Cambria Math" w:hint="eastAsia"/>
        </w:rPr>
        <w:t>整能力方面的表现。通过在文件访问日志数据集上进行实验，评估所提模型的访问控制准确率、异常检测性能及系统开销，最终分析不同方法在文件访问安全防护方面的适用性和优越性。</w:t>
      </w:r>
    </w:p>
    <w:p w14:paraId="476513EC" w14:textId="217A6B1C" w:rsidR="007A0FB6" w:rsidRPr="00ED6209" w:rsidRDefault="007A0FB6" w:rsidP="00351AED">
      <w:pPr>
        <w:spacing w:line="360" w:lineRule="exact"/>
        <w:ind w:firstLine="420"/>
        <w:rPr>
          <w:rFonts w:hAnsi="Cambria Math" w:cs="Cambria Math" w:hint="eastAsia"/>
        </w:rPr>
      </w:pPr>
      <w:r w:rsidRPr="00ED6209">
        <w:rPr>
          <w:rFonts w:hAnsi="Cambria Math" w:cs="Cambria Math" w:hint="eastAsia"/>
        </w:rPr>
        <w:t>本次实验选用由</w:t>
      </w:r>
      <w:r w:rsidR="00F95D19" w:rsidRPr="00ED6209">
        <w:rPr>
          <w:rFonts w:hAnsi="Cambria Math" w:cs="Cambria Math" w:hint="eastAsia"/>
        </w:rPr>
        <w:t>华为</w:t>
      </w:r>
      <w:r w:rsidRPr="00ED6209">
        <w:rPr>
          <w:rFonts w:hAnsi="Cambria Math" w:cs="Cambria Math" w:hint="eastAsia"/>
        </w:rPr>
        <w:t>提供的</w:t>
      </w:r>
      <w:proofErr w:type="spellStart"/>
      <w:r w:rsidR="00413C58" w:rsidRPr="00ED6209">
        <w:rPr>
          <w:rFonts w:hAnsi="Cambria Math" w:cs="Cambria Math"/>
        </w:rPr>
        <w:t>fileaccessdata</w:t>
      </w:r>
      <w:proofErr w:type="spellEnd"/>
      <w:r w:rsidR="00413C58" w:rsidRPr="00ED6209">
        <w:rPr>
          <w:rFonts w:hAnsi="Cambria Math" w:cs="Cambria Math" w:hint="eastAsia"/>
        </w:rPr>
        <w:t>赛事</w:t>
      </w:r>
      <w:r w:rsidRPr="00ED6209">
        <w:rPr>
          <w:rFonts w:hAnsi="Cambria Math" w:cs="Cambria Math" w:hint="eastAsia"/>
        </w:rPr>
        <w:t>数据集，</w:t>
      </w:r>
      <w:r w:rsidR="00413C58" w:rsidRPr="00ED6209">
        <w:rPr>
          <w:rFonts w:hAnsi="Cambria Math" w:cs="Cambria Math" w:hint="eastAsia"/>
        </w:rPr>
        <w:t>包含</w:t>
      </w:r>
      <w:r w:rsidR="0042649F" w:rsidRPr="00ED6209">
        <w:rPr>
          <w:rFonts w:hAnsi="Cambria Math" w:cs="Cambria Math" w:hint="eastAsia"/>
        </w:rPr>
        <w:t>50347</w:t>
      </w:r>
      <w:r w:rsidR="0042649F" w:rsidRPr="00ED6209">
        <w:rPr>
          <w:rFonts w:hAnsi="Cambria Math" w:cs="Cambria Math" w:hint="eastAsia"/>
        </w:rPr>
        <w:t>条</w:t>
      </w:r>
      <w:r w:rsidR="006B1DF4" w:rsidRPr="00ED6209">
        <w:rPr>
          <w:rFonts w:hAnsi="Cambria Math" w:cs="Cambria Math" w:hint="eastAsia"/>
        </w:rPr>
        <w:t>进程与文件访问规则</w:t>
      </w:r>
      <w:r w:rsidR="00EA454A" w:rsidRPr="00ED6209">
        <w:rPr>
          <w:rFonts w:hAnsi="Cambria Math" w:cs="Cambria Math" w:hint="eastAsia"/>
        </w:rPr>
        <w:t>模拟了真实计算机系统中的进程与文件交互行为。</w:t>
      </w:r>
      <w:r w:rsidR="00CF1869" w:rsidRPr="00ED6209">
        <w:rPr>
          <w:rFonts w:hAnsi="Cambria Math" w:cs="Cambria Math" w:hint="eastAsia"/>
        </w:rPr>
        <w:t>其中，大部分为正常访问行为，但也可能包含异常访问，如未经授权的文件读取或修改。该数据可用于系统安全分析、异常检测以及访问权限优化，</w:t>
      </w:r>
      <w:r w:rsidR="00444A6B" w:rsidRPr="00ED6209">
        <w:rPr>
          <w:rFonts w:hAnsi="Cambria Math" w:cs="Cambria Math" w:hint="eastAsia"/>
        </w:rPr>
        <w:t>以识别潜在的安全风险并增强系统的防御能力。</w:t>
      </w:r>
      <w:r w:rsidR="00C063C9" w:rsidRPr="00ED6209">
        <w:rPr>
          <w:rFonts w:hAnsi="Cambria Math" w:cs="Cambria Math" w:hint="eastAsia"/>
        </w:rPr>
        <w:t>此外，</w:t>
      </w:r>
      <w:r w:rsidR="00DF4843" w:rsidRPr="00ED6209">
        <w:rPr>
          <w:rFonts w:hAnsi="Cambria Math" w:cs="Cambria Math" w:hint="eastAsia"/>
        </w:rPr>
        <w:t>通过对于</w:t>
      </w:r>
      <w:r w:rsidR="00DF4843" w:rsidRPr="00ED6209">
        <w:rPr>
          <w:rFonts w:hAnsi="Cambria Math" w:cs="Cambria Math" w:hint="eastAsia"/>
        </w:rPr>
        <w:t>ubuntu</w:t>
      </w:r>
      <w:r w:rsidR="00DF4843" w:rsidRPr="00ED6209">
        <w:rPr>
          <w:rFonts w:hAnsi="Cambria Math" w:cs="Cambria Math" w:hint="eastAsia"/>
        </w:rPr>
        <w:t>系统中日志的收集，</w:t>
      </w:r>
      <w:r w:rsidR="00FD5F2C" w:rsidRPr="00ED6209">
        <w:rPr>
          <w:rFonts w:hAnsi="Cambria Math" w:cs="Cambria Math" w:hint="eastAsia"/>
        </w:rPr>
        <w:t>将日志文件</w:t>
      </w:r>
      <w:r w:rsidR="00421672" w:rsidRPr="00ED6209">
        <w:rPr>
          <w:rFonts w:hAnsi="Cambria Math" w:cs="Cambria Math" w:hint="eastAsia"/>
        </w:rPr>
        <w:t>使用脚本转化处理，提取</w:t>
      </w:r>
      <w:r w:rsidR="001F5F9F" w:rsidRPr="00ED6209">
        <w:rPr>
          <w:rFonts w:hAnsi="Cambria Math" w:cs="Cambria Math"/>
        </w:rPr>
        <w:t>”</w:t>
      </w:r>
      <w:r w:rsidR="001F5F9F" w:rsidRPr="00ED6209">
        <w:rPr>
          <w:rFonts w:hAnsi="Cambria Math" w:cs="Cambria Math"/>
        </w:rPr>
        <w:t>exe</w:t>
      </w:r>
      <w:r w:rsidR="001F5F9F" w:rsidRPr="00ED6209">
        <w:rPr>
          <w:rFonts w:hAnsi="Cambria Math" w:cs="Cambria Math"/>
        </w:rPr>
        <w:t>”</w:t>
      </w:r>
      <w:r w:rsidR="001F5F9F" w:rsidRPr="00ED6209">
        <w:rPr>
          <w:rFonts w:hAnsi="Cambria Math" w:cs="Cambria Math" w:hint="eastAsia"/>
        </w:rPr>
        <w:t>字段</w:t>
      </w:r>
      <w:r w:rsidR="00ED6209" w:rsidRPr="00ED6209">
        <w:rPr>
          <w:rFonts w:hAnsi="Cambria Math" w:cs="Cambria Math" w:hint="eastAsia"/>
        </w:rPr>
        <w:t>和</w:t>
      </w:r>
      <w:r w:rsidR="00ED6209" w:rsidRPr="00ED6209">
        <w:rPr>
          <w:rFonts w:hAnsi="Cambria Math" w:cs="Cambria Math"/>
        </w:rPr>
        <w:t>”</w:t>
      </w:r>
      <w:r w:rsidR="00ED6209" w:rsidRPr="00ED6209">
        <w:rPr>
          <w:rFonts w:hAnsi="Cambria Math" w:cs="Cambria Math"/>
        </w:rPr>
        <w:t>name</w:t>
      </w:r>
      <w:r w:rsidR="00ED6209" w:rsidRPr="00ED6209">
        <w:rPr>
          <w:rFonts w:hAnsi="Cambria Math" w:cs="Cambria Math"/>
        </w:rPr>
        <w:t>”</w:t>
      </w:r>
      <w:r w:rsidR="00ED6209" w:rsidRPr="00ED6209">
        <w:rPr>
          <w:rFonts w:hAnsi="Cambria Math" w:cs="Cambria Math" w:hint="eastAsia"/>
        </w:rPr>
        <w:t>字段，生成格式相同的测试数据集进行性能、准确度的对比试验。</w:t>
      </w:r>
    </w:p>
    <w:p w14:paraId="7BE26598" w14:textId="339EBF0C" w:rsidR="003E2EF6" w:rsidRDefault="00C063C9" w:rsidP="00BF38C7">
      <w:pPr>
        <w:rPr>
          <w:noProof/>
        </w:rPr>
      </w:pPr>
      <w:r>
        <w:rPr>
          <w:noProof/>
        </w:rPr>
        <w:drawing>
          <wp:inline distT="0" distB="0" distL="0" distR="0" wp14:anchorId="6C1407B3" wp14:editId="4410AFC4">
            <wp:extent cx="2788086" cy="1570383"/>
            <wp:effectExtent l="0" t="0" r="6350" b="4445"/>
            <wp:docPr id="863872969" name="图片 4"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72969" name="图片 4" descr="图表&#10;&#10;AI 生成的内容可能不正确。"/>
                    <pic:cNvPicPr/>
                  </pic:nvPicPr>
                  <pic:blipFill rotWithShape="1">
                    <a:blip r:embed="rId17" cstate="print">
                      <a:extLst>
                        <a:ext uri="{28A0092B-C50C-407E-A947-70E740481C1C}">
                          <a14:useLocalDpi xmlns:a14="http://schemas.microsoft.com/office/drawing/2010/main" val="0"/>
                        </a:ext>
                      </a:extLst>
                    </a:blip>
                    <a:srcRect l="3552" r="7678"/>
                    <a:stretch/>
                  </pic:blipFill>
                  <pic:spPr bwMode="auto">
                    <a:xfrm>
                      <a:off x="0" y="0"/>
                      <a:ext cx="2826228" cy="1591866"/>
                    </a:xfrm>
                    <a:prstGeom prst="rect">
                      <a:avLst/>
                    </a:prstGeom>
                    <a:ln>
                      <a:noFill/>
                    </a:ln>
                    <a:extLst>
                      <a:ext uri="{53640926-AAD7-44D8-BBD7-CCE9431645EC}">
                        <a14:shadowObscured xmlns:a14="http://schemas.microsoft.com/office/drawing/2010/main"/>
                      </a:ext>
                    </a:extLst>
                  </pic:spPr>
                </pic:pic>
              </a:graphicData>
            </a:graphic>
          </wp:inline>
        </w:drawing>
      </w:r>
    </w:p>
    <w:p w14:paraId="667A830E" w14:textId="0D5BC009" w:rsidR="0034521C" w:rsidRDefault="0034521C" w:rsidP="0034521C">
      <w:pPr>
        <w:jc w:val="center"/>
        <w:rPr>
          <w:rFonts w:ascii="黑体" w:eastAsia="黑体" w:hAnsi="黑体" w:cs="黑体"/>
          <w:sz w:val="18"/>
          <w:szCs w:val="18"/>
        </w:rPr>
      </w:pPr>
      <w:r>
        <w:rPr>
          <w:rFonts w:ascii="黑体" w:eastAsia="黑体" w:hAnsi="黑体" w:cs="黑体" w:hint="eastAsia"/>
          <w:sz w:val="18"/>
          <w:szCs w:val="18"/>
        </w:rPr>
        <w:t>图</w:t>
      </w:r>
      <w:r w:rsidR="003B1E0E">
        <w:rPr>
          <w:rFonts w:ascii="黑体" w:eastAsia="黑体" w:hAnsi="黑体" w:cs="黑体"/>
          <w:sz w:val="18"/>
          <w:szCs w:val="18"/>
        </w:rPr>
        <w:t>5</w:t>
      </w:r>
      <w:r>
        <w:rPr>
          <w:rFonts w:ascii="黑体" w:eastAsia="黑体" w:hAnsi="黑体" w:cs="黑体" w:hint="eastAsia"/>
          <w:sz w:val="18"/>
          <w:szCs w:val="18"/>
        </w:rPr>
        <w:t xml:space="preserve">  </w:t>
      </w:r>
      <w:proofErr w:type="spellStart"/>
      <w:r w:rsidR="0061335C" w:rsidRPr="0061335C">
        <w:rPr>
          <w:rFonts w:ascii="黑体" w:eastAsia="黑体" w:hAnsi="黑体" w:cs="黑体"/>
          <w:sz w:val="18"/>
          <w:szCs w:val="18"/>
        </w:rPr>
        <w:t>fileaccessdata</w:t>
      </w:r>
      <w:proofErr w:type="spellEnd"/>
      <w:r w:rsidR="00BE750C">
        <w:rPr>
          <w:rFonts w:ascii="黑体" w:eastAsia="黑体" w:hAnsi="黑体" w:cs="黑体" w:hint="eastAsia"/>
          <w:sz w:val="18"/>
          <w:szCs w:val="18"/>
        </w:rPr>
        <w:t>数据集中</w:t>
      </w:r>
      <w:r w:rsidR="00C063C9">
        <w:rPr>
          <w:rFonts w:ascii="黑体" w:eastAsia="黑体" w:hAnsi="黑体" w:cs="黑体" w:hint="eastAsia"/>
          <w:sz w:val="18"/>
          <w:szCs w:val="18"/>
        </w:rPr>
        <w:t>访问类型样本</w:t>
      </w:r>
      <w:r w:rsidR="00BE750C">
        <w:rPr>
          <w:rFonts w:ascii="黑体" w:eastAsia="黑体" w:hAnsi="黑体" w:cs="黑体" w:hint="eastAsia"/>
          <w:sz w:val="18"/>
          <w:szCs w:val="18"/>
        </w:rPr>
        <w:t>分布情况</w:t>
      </w:r>
    </w:p>
    <w:p w14:paraId="771B1ED3" w14:textId="353A6CB8" w:rsidR="0034521C" w:rsidRPr="003B1E0E" w:rsidRDefault="003B1E0E" w:rsidP="003B1E0E">
      <w:pPr>
        <w:ind w:firstLine="420"/>
      </w:pPr>
      <w:r>
        <w:rPr>
          <w:rFonts w:ascii="宋体" w:hAnsi="宋体" w:hint="eastAsia"/>
        </w:rPr>
        <w:lastRenderedPageBreak/>
        <w:t>模型训练环境及</w:t>
      </w:r>
      <w:r w:rsidR="000F3D07">
        <w:rPr>
          <w:rFonts w:ascii="宋体" w:hAnsi="宋体" w:hint="eastAsia"/>
        </w:rPr>
        <w:t>参数</w:t>
      </w:r>
      <w:r>
        <w:rPr>
          <w:rFonts w:ascii="宋体" w:hAnsi="宋体" w:hint="eastAsia"/>
        </w:rPr>
        <w:t>配置如表</w:t>
      </w:r>
      <w:r w:rsidR="009C738B">
        <w:t>2</w:t>
      </w:r>
      <w:r>
        <w:rPr>
          <w:rFonts w:ascii="宋体" w:hAnsi="宋体" w:hint="eastAsia"/>
        </w:rPr>
        <w:t>所示。</w:t>
      </w:r>
    </w:p>
    <w:p w14:paraId="376061CB" w14:textId="242803E4" w:rsidR="003E2EF6" w:rsidRDefault="003E2EF6">
      <w:pPr>
        <w:shd w:val="clear" w:color="auto" w:fill="FFFFFF"/>
        <w:jc w:val="center"/>
        <w:rPr>
          <w:szCs w:val="21"/>
          <w:shd w:val="clear" w:color="auto" w:fill="FFFFFF"/>
        </w:rPr>
      </w:pPr>
      <w:r>
        <w:rPr>
          <w:rFonts w:ascii="黑体" w:eastAsia="黑体" w:hAnsi="黑体"/>
          <w:sz w:val="18"/>
          <w:szCs w:val="18"/>
          <w:shd w:val="clear" w:color="auto" w:fill="FFFFFF"/>
        </w:rPr>
        <w:t>表</w:t>
      </w:r>
      <w:r w:rsidR="00541613">
        <w:rPr>
          <w:rFonts w:ascii="黑体" w:eastAsia="黑体" w:hAnsi="黑体"/>
          <w:sz w:val="18"/>
          <w:szCs w:val="18"/>
          <w:shd w:val="clear" w:color="auto" w:fill="FFFFFF"/>
        </w:rPr>
        <w:t>2</w:t>
      </w:r>
      <w:r>
        <w:rPr>
          <w:rFonts w:ascii="黑体" w:eastAsia="黑体" w:hAnsi="黑体" w:hint="eastAsia"/>
          <w:sz w:val="18"/>
          <w:szCs w:val="18"/>
          <w:shd w:val="clear" w:color="auto" w:fill="FFFFFF"/>
        </w:rPr>
        <w:t xml:space="preserve"> </w:t>
      </w:r>
      <w:r>
        <w:rPr>
          <w:rFonts w:ascii="黑体" w:eastAsia="黑体" w:hAnsi="黑体"/>
          <w:sz w:val="18"/>
          <w:szCs w:val="18"/>
          <w:shd w:val="clear" w:color="auto" w:fill="FFFFFF"/>
        </w:rPr>
        <w:t>参数说明和默认值设置</w:t>
      </w:r>
    </w:p>
    <w:tbl>
      <w:tblPr>
        <w:tblW w:w="4750" w:type="pct"/>
        <w:jc w:val="center"/>
        <w:tblBorders>
          <w:top w:val="single" w:sz="4" w:space="0" w:color="auto"/>
          <w:bottom w:val="single" w:sz="4" w:space="0" w:color="auto"/>
        </w:tblBorders>
        <w:tblLook w:val="0000" w:firstRow="0" w:lastRow="0" w:firstColumn="0" w:lastColumn="0" w:noHBand="0" w:noVBand="0"/>
      </w:tblPr>
      <w:tblGrid>
        <w:gridCol w:w="3566"/>
        <w:gridCol w:w="5213"/>
      </w:tblGrid>
      <w:tr w:rsidR="003E2EF6" w14:paraId="2467C25E" w14:textId="77777777" w:rsidTr="00947795">
        <w:trPr>
          <w:jc w:val="center"/>
        </w:trPr>
        <w:tc>
          <w:tcPr>
            <w:tcW w:w="2031" w:type="pct"/>
            <w:tcBorders>
              <w:top w:val="single" w:sz="4" w:space="0" w:color="auto"/>
              <w:bottom w:val="single" w:sz="4" w:space="0" w:color="auto"/>
            </w:tcBorders>
            <w:vAlign w:val="center"/>
          </w:tcPr>
          <w:p w14:paraId="0794800B" w14:textId="2B5CD209" w:rsidR="003E2EF6" w:rsidRDefault="008E67BA" w:rsidP="00947795">
            <w:pPr>
              <w:shd w:val="clear" w:color="auto" w:fill="FFFFFF"/>
              <w:spacing w:line="216" w:lineRule="auto"/>
              <w:jc w:val="center"/>
              <w:rPr>
                <w:b/>
                <w:bCs/>
                <w:caps/>
                <w:kern w:val="0"/>
                <w:sz w:val="18"/>
                <w:szCs w:val="18"/>
              </w:rPr>
            </w:pPr>
            <w:r>
              <w:rPr>
                <w:rFonts w:hint="eastAsia"/>
                <w:b/>
                <w:bCs/>
                <w:caps/>
                <w:kern w:val="0"/>
                <w:sz w:val="18"/>
                <w:szCs w:val="18"/>
              </w:rPr>
              <w:t>环境配置</w:t>
            </w:r>
          </w:p>
        </w:tc>
        <w:tc>
          <w:tcPr>
            <w:tcW w:w="2969" w:type="pct"/>
            <w:tcBorders>
              <w:top w:val="single" w:sz="4" w:space="0" w:color="auto"/>
              <w:bottom w:val="single" w:sz="4" w:space="0" w:color="auto"/>
            </w:tcBorders>
            <w:vAlign w:val="center"/>
          </w:tcPr>
          <w:p w14:paraId="6700CA8F" w14:textId="7F43483F" w:rsidR="003E2EF6" w:rsidRDefault="00BB5B8E" w:rsidP="00947795">
            <w:pPr>
              <w:shd w:val="clear" w:color="auto" w:fill="FFFFFF"/>
              <w:spacing w:line="216" w:lineRule="auto"/>
              <w:jc w:val="center"/>
              <w:rPr>
                <w:b/>
                <w:bCs/>
                <w:caps/>
                <w:kern w:val="0"/>
                <w:sz w:val="18"/>
                <w:szCs w:val="18"/>
              </w:rPr>
            </w:pPr>
            <w:r>
              <w:rPr>
                <w:rFonts w:hint="eastAsia"/>
                <w:b/>
                <w:bCs/>
                <w:caps/>
                <w:kern w:val="0"/>
                <w:sz w:val="18"/>
                <w:szCs w:val="18"/>
              </w:rPr>
              <w:t>模型训练及验证环境</w:t>
            </w:r>
          </w:p>
        </w:tc>
      </w:tr>
      <w:tr w:rsidR="002E65D0" w14:paraId="2C1E1F0E" w14:textId="77777777" w:rsidTr="000C3DED">
        <w:trPr>
          <w:jc w:val="center"/>
        </w:trPr>
        <w:tc>
          <w:tcPr>
            <w:tcW w:w="2031" w:type="pct"/>
            <w:tcBorders>
              <w:top w:val="single" w:sz="4" w:space="0" w:color="auto"/>
            </w:tcBorders>
            <w:vAlign w:val="center"/>
          </w:tcPr>
          <w:p w14:paraId="3B9851A3" w14:textId="40C73FEA" w:rsidR="002E65D0" w:rsidRDefault="002E65D0" w:rsidP="000C3DED">
            <w:pPr>
              <w:shd w:val="clear" w:color="auto" w:fill="FFFFFF"/>
              <w:spacing w:line="220" w:lineRule="atLeast"/>
              <w:jc w:val="center"/>
              <w:rPr>
                <w:b/>
                <w:bCs/>
                <w:caps/>
                <w:kern w:val="0"/>
                <w:sz w:val="18"/>
                <w:szCs w:val="18"/>
              </w:rPr>
            </w:pPr>
            <w:r>
              <w:rPr>
                <w:rFonts w:hint="eastAsia"/>
                <w:sz w:val="18"/>
                <w:szCs w:val="18"/>
              </w:rPr>
              <w:t>CPU</w:t>
            </w:r>
          </w:p>
        </w:tc>
        <w:tc>
          <w:tcPr>
            <w:tcW w:w="2969" w:type="pct"/>
            <w:tcBorders>
              <w:top w:val="single" w:sz="4" w:space="0" w:color="auto"/>
            </w:tcBorders>
            <w:vAlign w:val="center"/>
          </w:tcPr>
          <w:p w14:paraId="5D80AA9D" w14:textId="0BA0E56F" w:rsidR="002E65D0" w:rsidRDefault="00BD3561" w:rsidP="000C3DED">
            <w:pPr>
              <w:shd w:val="clear" w:color="auto" w:fill="FFFFFF"/>
              <w:spacing w:line="220" w:lineRule="atLeast"/>
              <w:jc w:val="center"/>
              <w:rPr>
                <w:kern w:val="0"/>
                <w:sz w:val="18"/>
                <w:szCs w:val="18"/>
              </w:rPr>
            </w:pPr>
            <w:bookmarkStart w:id="36" w:name="_Hlk193187906"/>
            <w:r w:rsidRPr="00BD3561">
              <w:rPr>
                <w:rFonts w:hint="eastAsia"/>
                <w:sz w:val="18"/>
                <w:szCs w:val="18"/>
              </w:rPr>
              <w:t>Intel(R) Core i7-12700H</w:t>
            </w:r>
            <w:bookmarkEnd w:id="36"/>
          </w:p>
        </w:tc>
      </w:tr>
      <w:tr w:rsidR="002E65D0" w14:paraId="546EEFA2" w14:textId="77777777" w:rsidTr="000C3DED">
        <w:trPr>
          <w:jc w:val="center"/>
        </w:trPr>
        <w:tc>
          <w:tcPr>
            <w:tcW w:w="2031" w:type="pct"/>
            <w:vAlign w:val="center"/>
          </w:tcPr>
          <w:p w14:paraId="1A9A23A5" w14:textId="79F5A877" w:rsidR="002E65D0" w:rsidRDefault="002E65D0" w:rsidP="000C3DED">
            <w:pPr>
              <w:shd w:val="clear" w:color="auto" w:fill="FFFFFF"/>
              <w:spacing w:line="220" w:lineRule="atLeast"/>
              <w:jc w:val="center"/>
              <w:rPr>
                <w:b/>
                <w:bCs/>
                <w:caps/>
                <w:kern w:val="0"/>
                <w:sz w:val="18"/>
                <w:szCs w:val="18"/>
              </w:rPr>
            </w:pPr>
            <w:r>
              <w:rPr>
                <w:rFonts w:ascii="宋体" w:hAnsi="宋体" w:hint="eastAsia"/>
                <w:sz w:val="18"/>
                <w:szCs w:val="18"/>
              </w:rPr>
              <w:t>主频</w:t>
            </w:r>
          </w:p>
        </w:tc>
        <w:tc>
          <w:tcPr>
            <w:tcW w:w="2969" w:type="pct"/>
            <w:vAlign w:val="center"/>
          </w:tcPr>
          <w:p w14:paraId="26563654" w14:textId="758255F9" w:rsidR="002E65D0" w:rsidRDefault="00BE64D5" w:rsidP="000C3DED">
            <w:pPr>
              <w:shd w:val="clear" w:color="auto" w:fill="FFFFFF"/>
              <w:spacing w:line="220" w:lineRule="atLeast"/>
              <w:jc w:val="center"/>
              <w:rPr>
                <w:kern w:val="0"/>
                <w:sz w:val="18"/>
                <w:szCs w:val="18"/>
              </w:rPr>
            </w:pPr>
            <w:r>
              <w:rPr>
                <w:rFonts w:hint="eastAsia"/>
                <w:sz w:val="18"/>
                <w:szCs w:val="18"/>
              </w:rPr>
              <w:t>4.70</w:t>
            </w:r>
            <w:r w:rsidR="002E65D0">
              <w:rPr>
                <w:rFonts w:hint="eastAsia"/>
                <w:sz w:val="18"/>
                <w:szCs w:val="18"/>
              </w:rPr>
              <w:t>Ghz</w:t>
            </w:r>
          </w:p>
        </w:tc>
      </w:tr>
      <w:tr w:rsidR="002E65D0" w14:paraId="1058283F" w14:textId="77777777" w:rsidTr="000C3DED">
        <w:trPr>
          <w:jc w:val="center"/>
        </w:trPr>
        <w:tc>
          <w:tcPr>
            <w:tcW w:w="2031" w:type="pct"/>
            <w:vAlign w:val="center"/>
          </w:tcPr>
          <w:p w14:paraId="3EEBFFC1" w14:textId="7921D119" w:rsidR="002E65D0" w:rsidRDefault="002E65D0" w:rsidP="000C3DED">
            <w:pPr>
              <w:shd w:val="clear" w:color="auto" w:fill="FFFFFF"/>
              <w:spacing w:line="220" w:lineRule="atLeast"/>
              <w:jc w:val="center"/>
              <w:rPr>
                <w:b/>
                <w:bCs/>
                <w:caps/>
                <w:kern w:val="0"/>
                <w:sz w:val="18"/>
                <w:szCs w:val="18"/>
              </w:rPr>
            </w:pPr>
            <w:r>
              <w:rPr>
                <w:rFonts w:ascii="宋体" w:hAnsi="宋体" w:hint="eastAsia"/>
                <w:sz w:val="18"/>
                <w:szCs w:val="18"/>
              </w:rPr>
              <w:t>内存</w:t>
            </w:r>
          </w:p>
        </w:tc>
        <w:tc>
          <w:tcPr>
            <w:tcW w:w="2969" w:type="pct"/>
            <w:vAlign w:val="center"/>
          </w:tcPr>
          <w:p w14:paraId="7EBF6A26" w14:textId="4AD82983" w:rsidR="002E65D0" w:rsidRDefault="00BE64D5" w:rsidP="000C3DED">
            <w:pPr>
              <w:shd w:val="clear" w:color="auto" w:fill="FFFFFF"/>
              <w:spacing w:line="220" w:lineRule="atLeast"/>
              <w:jc w:val="center"/>
              <w:rPr>
                <w:kern w:val="0"/>
                <w:sz w:val="18"/>
                <w:szCs w:val="18"/>
                <w:lang w:bidi="ar"/>
              </w:rPr>
            </w:pPr>
            <w:r>
              <w:rPr>
                <w:rFonts w:hint="eastAsia"/>
                <w:sz w:val="18"/>
                <w:szCs w:val="18"/>
              </w:rPr>
              <w:t>16</w:t>
            </w:r>
            <w:r w:rsidR="002E65D0">
              <w:rPr>
                <w:rFonts w:hint="eastAsia"/>
                <w:sz w:val="18"/>
                <w:szCs w:val="18"/>
              </w:rPr>
              <w:t>.0GB</w:t>
            </w:r>
          </w:p>
        </w:tc>
      </w:tr>
      <w:tr w:rsidR="002E65D0" w14:paraId="5CED7396" w14:textId="77777777" w:rsidTr="000C3DED">
        <w:trPr>
          <w:jc w:val="center"/>
        </w:trPr>
        <w:tc>
          <w:tcPr>
            <w:tcW w:w="2031" w:type="pct"/>
            <w:vAlign w:val="center"/>
          </w:tcPr>
          <w:p w14:paraId="210CB6DB" w14:textId="496F65D5" w:rsidR="002E65D0" w:rsidRDefault="002E65D0" w:rsidP="000C3DED">
            <w:pPr>
              <w:shd w:val="clear" w:color="auto" w:fill="FFFFFF"/>
              <w:spacing w:line="220" w:lineRule="atLeast"/>
              <w:jc w:val="center"/>
              <w:rPr>
                <w:bCs/>
                <w:kern w:val="0"/>
                <w:sz w:val="18"/>
                <w:szCs w:val="18"/>
              </w:rPr>
            </w:pPr>
            <w:r>
              <w:rPr>
                <w:rFonts w:ascii="宋体" w:hAnsi="宋体" w:hint="eastAsia"/>
                <w:sz w:val="18"/>
                <w:szCs w:val="18"/>
              </w:rPr>
              <w:t>显卡</w:t>
            </w:r>
          </w:p>
        </w:tc>
        <w:tc>
          <w:tcPr>
            <w:tcW w:w="2969" w:type="pct"/>
            <w:vAlign w:val="center"/>
          </w:tcPr>
          <w:p w14:paraId="7FCFAB59" w14:textId="58FC4B9F" w:rsidR="002E65D0" w:rsidRDefault="002E65D0" w:rsidP="000C3DED">
            <w:pPr>
              <w:shd w:val="clear" w:color="auto" w:fill="FFFFFF"/>
              <w:spacing w:line="220" w:lineRule="atLeast"/>
              <w:jc w:val="center"/>
              <w:rPr>
                <w:rFonts w:hint="eastAsia"/>
                <w:kern w:val="0"/>
                <w:sz w:val="18"/>
                <w:szCs w:val="18"/>
                <w:lang w:bidi="ar"/>
              </w:rPr>
            </w:pPr>
            <w:r>
              <w:rPr>
                <w:rFonts w:hint="eastAsia"/>
                <w:sz w:val="18"/>
                <w:szCs w:val="18"/>
              </w:rPr>
              <w:t>NVIDIA RTX</w:t>
            </w:r>
            <w:r w:rsidR="007E159D">
              <w:rPr>
                <w:rFonts w:hint="eastAsia"/>
                <w:sz w:val="18"/>
                <w:szCs w:val="18"/>
              </w:rPr>
              <w:t>3080</w:t>
            </w:r>
          </w:p>
        </w:tc>
      </w:tr>
      <w:tr w:rsidR="002E65D0" w14:paraId="0F14D3E6" w14:textId="77777777" w:rsidTr="000C3DED">
        <w:trPr>
          <w:jc w:val="center"/>
        </w:trPr>
        <w:tc>
          <w:tcPr>
            <w:tcW w:w="2031" w:type="pct"/>
            <w:vAlign w:val="center"/>
          </w:tcPr>
          <w:p w14:paraId="1C781DE2" w14:textId="322BBF57" w:rsidR="002E65D0" w:rsidRDefault="002E65D0" w:rsidP="000C3DED">
            <w:pPr>
              <w:shd w:val="clear" w:color="auto" w:fill="FFFFFF"/>
              <w:spacing w:line="220" w:lineRule="atLeast"/>
              <w:jc w:val="center"/>
              <w:rPr>
                <w:bCs/>
                <w:kern w:val="0"/>
                <w:sz w:val="18"/>
                <w:szCs w:val="18"/>
              </w:rPr>
            </w:pPr>
            <w:r>
              <w:rPr>
                <w:rFonts w:ascii="宋体" w:hAnsi="宋体" w:hint="eastAsia"/>
                <w:sz w:val="18"/>
                <w:szCs w:val="18"/>
              </w:rPr>
              <w:t>操作系统</w:t>
            </w:r>
          </w:p>
        </w:tc>
        <w:tc>
          <w:tcPr>
            <w:tcW w:w="2969" w:type="pct"/>
            <w:vAlign w:val="center"/>
          </w:tcPr>
          <w:p w14:paraId="471F1927" w14:textId="6198CB6F" w:rsidR="002E65D0" w:rsidRDefault="00BB740B" w:rsidP="000C3DED">
            <w:pPr>
              <w:shd w:val="clear" w:color="auto" w:fill="FFFFFF"/>
              <w:spacing w:line="220" w:lineRule="atLeast"/>
              <w:jc w:val="center"/>
              <w:rPr>
                <w:kern w:val="0"/>
                <w:sz w:val="18"/>
                <w:szCs w:val="18"/>
                <w:lang w:bidi="ar"/>
              </w:rPr>
            </w:pPr>
            <w:r w:rsidRPr="00BB740B">
              <w:rPr>
                <w:rFonts w:hint="eastAsia"/>
                <w:sz w:val="18"/>
                <w:szCs w:val="18"/>
              </w:rPr>
              <w:t>Ubuntu 64</w:t>
            </w:r>
            <w:r w:rsidRPr="00BB740B">
              <w:rPr>
                <w:rFonts w:hint="eastAsia"/>
                <w:sz w:val="18"/>
                <w:szCs w:val="18"/>
              </w:rPr>
              <w:t>位</w:t>
            </w:r>
          </w:p>
        </w:tc>
      </w:tr>
      <w:tr w:rsidR="002E65D0" w14:paraId="32FA9184" w14:textId="77777777" w:rsidTr="000C3DED">
        <w:trPr>
          <w:jc w:val="center"/>
        </w:trPr>
        <w:tc>
          <w:tcPr>
            <w:tcW w:w="2031" w:type="pct"/>
            <w:vAlign w:val="center"/>
          </w:tcPr>
          <w:p w14:paraId="2D11D328" w14:textId="57515461" w:rsidR="002E65D0" w:rsidRDefault="002E65D0" w:rsidP="000C3DED">
            <w:pPr>
              <w:shd w:val="clear" w:color="auto" w:fill="FFFFFF"/>
              <w:spacing w:line="220" w:lineRule="atLeast"/>
              <w:jc w:val="center"/>
              <w:rPr>
                <w:kern w:val="0"/>
                <w:sz w:val="18"/>
                <w:szCs w:val="18"/>
                <w:lang w:bidi="ar"/>
              </w:rPr>
            </w:pPr>
            <w:r>
              <w:rPr>
                <w:rFonts w:ascii="宋体" w:hAnsi="宋体" w:hint="eastAsia"/>
                <w:sz w:val="18"/>
                <w:szCs w:val="18"/>
              </w:rPr>
              <w:t>软件列表</w:t>
            </w:r>
          </w:p>
        </w:tc>
        <w:tc>
          <w:tcPr>
            <w:tcW w:w="2969" w:type="pct"/>
            <w:vAlign w:val="center"/>
          </w:tcPr>
          <w:p w14:paraId="1FDE6CA4" w14:textId="4004A02A" w:rsidR="002E65D0" w:rsidRDefault="002E65D0" w:rsidP="000C3DED">
            <w:pPr>
              <w:shd w:val="clear" w:color="auto" w:fill="FFFFFF"/>
              <w:spacing w:line="220" w:lineRule="atLeast"/>
              <w:jc w:val="center"/>
              <w:rPr>
                <w:kern w:val="0"/>
                <w:sz w:val="18"/>
                <w:szCs w:val="18"/>
                <w:lang w:bidi="ar"/>
              </w:rPr>
            </w:pPr>
            <w:proofErr w:type="spellStart"/>
            <w:proofErr w:type="gramStart"/>
            <w:r>
              <w:rPr>
                <w:rFonts w:hint="eastAsia"/>
                <w:sz w:val="18"/>
                <w:szCs w:val="18"/>
              </w:rPr>
              <w:t>Conda</w:t>
            </w:r>
            <w:r w:rsidR="006B0A8C">
              <w:rPr>
                <w:rFonts w:hint="eastAsia"/>
                <w:sz w:val="18"/>
                <w:szCs w:val="18"/>
              </w:rPr>
              <w:t>;</w:t>
            </w:r>
            <w:r>
              <w:rPr>
                <w:rFonts w:hint="eastAsia"/>
                <w:sz w:val="18"/>
                <w:szCs w:val="18"/>
              </w:rPr>
              <w:t>Tensorflow</w:t>
            </w:r>
            <w:proofErr w:type="gramEnd"/>
            <w:r w:rsidR="006B0A8C">
              <w:rPr>
                <w:sz w:val="18"/>
                <w:szCs w:val="18"/>
              </w:rPr>
              <w:t>;</w:t>
            </w:r>
            <w:r>
              <w:rPr>
                <w:rFonts w:hint="eastAsia"/>
                <w:sz w:val="18"/>
                <w:szCs w:val="18"/>
              </w:rPr>
              <w:t>Python</w:t>
            </w:r>
            <w:proofErr w:type="spellEnd"/>
          </w:p>
        </w:tc>
      </w:tr>
    </w:tbl>
    <w:tbl>
      <w:tblPr>
        <w:tblStyle w:val="21"/>
        <w:tblW w:w="5000" w:type="pct"/>
        <w:tblLook w:val="0420" w:firstRow="1" w:lastRow="0" w:firstColumn="0" w:lastColumn="0" w:noHBand="0" w:noVBand="1"/>
      </w:tblPr>
      <w:tblGrid>
        <w:gridCol w:w="2458"/>
        <w:gridCol w:w="1666"/>
        <w:gridCol w:w="1789"/>
        <w:gridCol w:w="1609"/>
        <w:gridCol w:w="1719"/>
      </w:tblGrid>
      <w:tr w:rsidR="00951981" w:rsidRPr="00DB771C" w14:paraId="77F24F5D" w14:textId="77777777" w:rsidTr="00EE44DC">
        <w:trPr>
          <w:cnfStyle w:val="100000000000" w:firstRow="1" w:lastRow="0" w:firstColumn="0" w:lastColumn="0" w:oddVBand="0" w:evenVBand="0" w:oddHBand="0" w:evenHBand="0" w:firstRowFirstColumn="0" w:firstRowLastColumn="0" w:lastRowFirstColumn="0" w:lastRowLastColumn="0"/>
          <w:trHeight w:val="567"/>
        </w:trPr>
        <w:tc>
          <w:tcPr>
            <w:tcW w:w="2458" w:type="dxa"/>
            <w:tcBorders>
              <w:top w:val="single" w:sz="12" w:space="0" w:color="7F7F7F" w:themeColor="text1" w:themeTint="80"/>
            </w:tcBorders>
            <w:vAlign w:val="center"/>
            <w:hideMark/>
          </w:tcPr>
          <w:p w14:paraId="58321771" w14:textId="33C467F1" w:rsidR="00951981" w:rsidRPr="00DB771C" w:rsidRDefault="00F73D50" w:rsidP="00336538">
            <w:pPr>
              <w:autoSpaceDE w:val="0"/>
              <w:autoSpaceDN w:val="0"/>
              <w:adjustRightInd w:val="0"/>
              <w:spacing w:line="360" w:lineRule="auto"/>
              <w:ind w:firstLine="200"/>
              <w:jc w:val="center"/>
              <w:rPr>
                <w:szCs w:val="21"/>
              </w:rPr>
            </w:pPr>
            <w:r w:rsidRPr="00F73D50">
              <w:rPr>
                <w:rFonts w:hint="eastAsia"/>
                <w:szCs w:val="21"/>
                <w:shd w:val="clear" w:color="auto" w:fill="FFFFFF"/>
              </w:rPr>
              <w:t>此次实验采用的模型</w:t>
            </w:r>
          </w:p>
        </w:tc>
        <w:tc>
          <w:tcPr>
            <w:tcW w:w="1666" w:type="dxa"/>
            <w:tcBorders>
              <w:top w:val="single" w:sz="12" w:space="0" w:color="7F7F7F" w:themeColor="text1" w:themeTint="80"/>
            </w:tcBorders>
            <w:vAlign w:val="center"/>
            <w:hideMark/>
          </w:tcPr>
          <w:p w14:paraId="14BA1D4D" w14:textId="77777777" w:rsidR="00951981" w:rsidRPr="00DB771C" w:rsidRDefault="00951981" w:rsidP="00336538">
            <w:pPr>
              <w:autoSpaceDE w:val="0"/>
              <w:autoSpaceDN w:val="0"/>
              <w:adjustRightInd w:val="0"/>
              <w:spacing w:line="360" w:lineRule="auto"/>
              <w:ind w:firstLine="200"/>
              <w:jc w:val="center"/>
              <w:rPr>
                <w:szCs w:val="21"/>
              </w:rPr>
            </w:pPr>
            <w:r w:rsidRPr="00DB771C">
              <w:rPr>
                <w:szCs w:val="21"/>
              </w:rPr>
              <w:t>轮廓系数</w:t>
            </w:r>
          </w:p>
        </w:tc>
        <w:tc>
          <w:tcPr>
            <w:tcW w:w="1789" w:type="dxa"/>
            <w:tcBorders>
              <w:top w:val="single" w:sz="12" w:space="0" w:color="7F7F7F" w:themeColor="text1" w:themeTint="80"/>
            </w:tcBorders>
            <w:vAlign w:val="center"/>
            <w:hideMark/>
          </w:tcPr>
          <w:p w14:paraId="4302BEE1" w14:textId="77777777" w:rsidR="00951981" w:rsidRPr="00DB771C" w:rsidRDefault="00951981" w:rsidP="00336538">
            <w:pPr>
              <w:autoSpaceDE w:val="0"/>
              <w:autoSpaceDN w:val="0"/>
              <w:adjustRightInd w:val="0"/>
              <w:spacing w:line="360" w:lineRule="auto"/>
              <w:ind w:firstLine="200"/>
              <w:jc w:val="center"/>
              <w:rPr>
                <w:szCs w:val="21"/>
              </w:rPr>
            </w:pPr>
            <w:r w:rsidRPr="00DB771C">
              <w:rPr>
                <w:szCs w:val="21"/>
              </w:rPr>
              <w:t>覆盖率</w:t>
            </w:r>
          </w:p>
        </w:tc>
        <w:tc>
          <w:tcPr>
            <w:tcW w:w="1609" w:type="dxa"/>
            <w:tcBorders>
              <w:top w:val="single" w:sz="12" w:space="0" w:color="7F7F7F" w:themeColor="text1" w:themeTint="80"/>
            </w:tcBorders>
            <w:vAlign w:val="center"/>
            <w:hideMark/>
          </w:tcPr>
          <w:p w14:paraId="5B61A882" w14:textId="77777777" w:rsidR="00951981" w:rsidRPr="00DB771C" w:rsidRDefault="00951981" w:rsidP="00336538">
            <w:pPr>
              <w:autoSpaceDE w:val="0"/>
              <w:autoSpaceDN w:val="0"/>
              <w:adjustRightInd w:val="0"/>
              <w:spacing w:line="360" w:lineRule="auto"/>
              <w:ind w:firstLine="200"/>
              <w:jc w:val="center"/>
              <w:rPr>
                <w:szCs w:val="21"/>
              </w:rPr>
            </w:pPr>
            <w:r w:rsidRPr="00DB771C">
              <w:rPr>
                <w:szCs w:val="21"/>
              </w:rPr>
              <w:t>生成规则数</w:t>
            </w:r>
          </w:p>
        </w:tc>
        <w:tc>
          <w:tcPr>
            <w:tcW w:w="1719" w:type="dxa"/>
            <w:tcBorders>
              <w:top w:val="single" w:sz="12" w:space="0" w:color="7F7F7F" w:themeColor="text1" w:themeTint="80"/>
            </w:tcBorders>
            <w:vAlign w:val="center"/>
            <w:hideMark/>
          </w:tcPr>
          <w:p w14:paraId="4C8A7D36" w14:textId="77777777" w:rsidR="00951981" w:rsidRPr="00DB771C" w:rsidRDefault="00951981" w:rsidP="00336538">
            <w:pPr>
              <w:autoSpaceDE w:val="0"/>
              <w:autoSpaceDN w:val="0"/>
              <w:adjustRightInd w:val="0"/>
              <w:spacing w:line="360" w:lineRule="auto"/>
              <w:ind w:firstLine="200"/>
              <w:jc w:val="center"/>
              <w:rPr>
                <w:szCs w:val="21"/>
              </w:rPr>
            </w:pPr>
            <w:r w:rsidRPr="00DB771C">
              <w:rPr>
                <w:szCs w:val="21"/>
              </w:rPr>
              <w:t>运行时间</w:t>
            </w:r>
          </w:p>
        </w:tc>
      </w:tr>
      <w:tr w:rsidR="00951981" w:rsidRPr="00DB771C" w14:paraId="5EC6D6CF" w14:textId="77777777" w:rsidTr="00EE44DC">
        <w:trPr>
          <w:trHeight w:val="567"/>
        </w:trPr>
        <w:tc>
          <w:tcPr>
            <w:tcW w:w="2458" w:type="dxa"/>
            <w:vAlign w:val="center"/>
            <w:hideMark/>
          </w:tcPr>
          <w:p w14:paraId="25DB9F51" w14:textId="77777777" w:rsidR="00951981" w:rsidRPr="00DB771C" w:rsidRDefault="00951981" w:rsidP="00336538">
            <w:pPr>
              <w:autoSpaceDE w:val="0"/>
              <w:autoSpaceDN w:val="0"/>
              <w:adjustRightInd w:val="0"/>
              <w:spacing w:line="360" w:lineRule="auto"/>
              <w:ind w:firstLine="200"/>
              <w:jc w:val="center"/>
            </w:pPr>
            <w:proofErr w:type="spellStart"/>
            <w:r w:rsidRPr="00DB771C">
              <w:rPr>
                <w:rFonts w:hint="eastAsia"/>
              </w:rPr>
              <w:t>MiniBatchK</w:t>
            </w:r>
            <w:proofErr w:type="spellEnd"/>
            <w:r w:rsidRPr="00DB771C">
              <w:rPr>
                <w:rFonts w:hint="eastAsia"/>
              </w:rPr>
              <w:t>-means</w:t>
            </w:r>
          </w:p>
        </w:tc>
        <w:tc>
          <w:tcPr>
            <w:tcW w:w="1666" w:type="dxa"/>
            <w:vAlign w:val="center"/>
            <w:hideMark/>
          </w:tcPr>
          <w:p w14:paraId="757BBBEB" w14:textId="77777777" w:rsidR="00951981" w:rsidRPr="00DB771C" w:rsidRDefault="00951981" w:rsidP="00336538">
            <w:pPr>
              <w:autoSpaceDE w:val="0"/>
              <w:autoSpaceDN w:val="0"/>
              <w:adjustRightInd w:val="0"/>
              <w:spacing w:line="360" w:lineRule="auto"/>
              <w:ind w:firstLine="200"/>
              <w:jc w:val="center"/>
            </w:pPr>
            <w:r w:rsidRPr="00DB771C">
              <w:rPr>
                <w:rFonts w:hint="eastAsia"/>
              </w:rPr>
              <w:t>0.75</w:t>
            </w:r>
          </w:p>
        </w:tc>
        <w:tc>
          <w:tcPr>
            <w:tcW w:w="1789" w:type="dxa"/>
            <w:vAlign w:val="center"/>
            <w:hideMark/>
          </w:tcPr>
          <w:p w14:paraId="26E509E1" w14:textId="77777777" w:rsidR="00951981" w:rsidRPr="00DB771C" w:rsidRDefault="00951981" w:rsidP="00336538">
            <w:pPr>
              <w:autoSpaceDE w:val="0"/>
              <w:autoSpaceDN w:val="0"/>
              <w:adjustRightInd w:val="0"/>
              <w:spacing w:line="360" w:lineRule="auto"/>
              <w:ind w:firstLine="200"/>
              <w:jc w:val="center"/>
            </w:pPr>
            <w:r w:rsidRPr="00DB771C">
              <w:rPr>
                <w:rFonts w:hint="eastAsia"/>
              </w:rPr>
              <w:t>99.87%</w:t>
            </w:r>
          </w:p>
        </w:tc>
        <w:tc>
          <w:tcPr>
            <w:tcW w:w="1609" w:type="dxa"/>
            <w:vAlign w:val="center"/>
            <w:hideMark/>
          </w:tcPr>
          <w:p w14:paraId="3BB8B89B" w14:textId="77777777" w:rsidR="00951981" w:rsidRPr="00DB771C" w:rsidRDefault="00951981" w:rsidP="00336538">
            <w:pPr>
              <w:autoSpaceDE w:val="0"/>
              <w:autoSpaceDN w:val="0"/>
              <w:adjustRightInd w:val="0"/>
              <w:spacing w:line="360" w:lineRule="auto"/>
              <w:ind w:firstLine="200"/>
              <w:jc w:val="center"/>
            </w:pPr>
            <w:r w:rsidRPr="00DB771C">
              <w:rPr>
                <w:rFonts w:hint="eastAsia"/>
              </w:rPr>
              <w:t>219</w:t>
            </w:r>
          </w:p>
        </w:tc>
        <w:tc>
          <w:tcPr>
            <w:tcW w:w="1719" w:type="dxa"/>
            <w:vAlign w:val="center"/>
            <w:hideMark/>
          </w:tcPr>
          <w:p w14:paraId="388EF12B" w14:textId="77777777" w:rsidR="00951981" w:rsidRPr="00DB771C" w:rsidRDefault="00951981" w:rsidP="00336538">
            <w:pPr>
              <w:autoSpaceDE w:val="0"/>
              <w:autoSpaceDN w:val="0"/>
              <w:adjustRightInd w:val="0"/>
              <w:spacing w:line="360" w:lineRule="auto"/>
              <w:ind w:firstLine="200"/>
              <w:jc w:val="center"/>
            </w:pPr>
            <w:r w:rsidRPr="00DB771C">
              <w:rPr>
                <w:rFonts w:hint="eastAsia"/>
              </w:rPr>
              <w:t>3.45s</w:t>
            </w:r>
          </w:p>
        </w:tc>
      </w:tr>
      <w:tr w:rsidR="00951981" w:rsidRPr="00DB771C" w14:paraId="66A3885E" w14:textId="77777777" w:rsidTr="00EE44DC">
        <w:trPr>
          <w:trHeight w:val="567"/>
        </w:trPr>
        <w:tc>
          <w:tcPr>
            <w:tcW w:w="2458" w:type="dxa"/>
            <w:vAlign w:val="center"/>
            <w:hideMark/>
          </w:tcPr>
          <w:p w14:paraId="0D2BBB63" w14:textId="77777777" w:rsidR="00951981" w:rsidRPr="00DB771C" w:rsidRDefault="00951981" w:rsidP="00336538">
            <w:pPr>
              <w:autoSpaceDE w:val="0"/>
              <w:autoSpaceDN w:val="0"/>
              <w:adjustRightInd w:val="0"/>
              <w:spacing w:line="360" w:lineRule="auto"/>
              <w:ind w:firstLine="200"/>
              <w:jc w:val="center"/>
            </w:pPr>
            <w:r w:rsidRPr="00DB771C">
              <w:rPr>
                <w:rFonts w:hint="eastAsia"/>
              </w:rPr>
              <w:t>K-means</w:t>
            </w:r>
          </w:p>
        </w:tc>
        <w:tc>
          <w:tcPr>
            <w:tcW w:w="1666" w:type="dxa"/>
            <w:vAlign w:val="center"/>
            <w:hideMark/>
          </w:tcPr>
          <w:p w14:paraId="61C085ED" w14:textId="77777777" w:rsidR="00951981" w:rsidRPr="00DB771C" w:rsidRDefault="00951981" w:rsidP="00336538">
            <w:pPr>
              <w:autoSpaceDE w:val="0"/>
              <w:autoSpaceDN w:val="0"/>
              <w:adjustRightInd w:val="0"/>
              <w:spacing w:line="360" w:lineRule="auto"/>
              <w:ind w:firstLine="200"/>
              <w:jc w:val="center"/>
            </w:pPr>
            <w:r w:rsidRPr="00DB771C">
              <w:rPr>
                <w:rFonts w:hint="eastAsia"/>
              </w:rPr>
              <w:t>0.72</w:t>
            </w:r>
          </w:p>
        </w:tc>
        <w:tc>
          <w:tcPr>
            <w:tcW w:w="1789" w:type="dxa"/>
            <w:vAlign w:val="center"/>
            <w:hideMark/>
          </w:tcPr>
          <w:p w14:paraId="31DEC172" w14:textId="77777777" w:rsidR="00951981" w:rsidRPr="00DB771C" w:rsidRDefault="00951981" w:rsidP="00336538">
            <w:pPr>
              <w:autoSpaceDE w:val="0"/>
              <w:autoSpaceDN w:val="0"/>
              <w:adjustRightInd w:val="0"/>
              <w:spacing w:line="360" w:lineRule="auto"/>
              <w:ind w:firstLine="200"/>
              <w:jc w:val="center"/>
            </w:pPr>
            <w:r w:rsidRPr="00DB771C">
              <w:rPr>
                <w:rFonts w:hint="eastAsia"/>
              </w:rPr>
              <w:t>92.32%</w:t>
            </w:r>
          </w:p>
        </w:tc>
        <w:tc>
          <w:tcPr>
            <w:tcW w:w="1609" w:type="dxa"/>
            <w:vAlign w:val="center"/>
            <w:hideMark/>
          </w:tcPr>
          <w:p w14:paraId="49AFFEEA" w14:textId="77777777" w:rsidR="00951981" w:rsidRPr="00DB771C" w:rsidRDefault="00951981" w:rsidP="00336538">
            <w:pPr>
              <w:autoSpaceDE w:val="0"/>
              <w:autoSpaceDN w:val="0"/>
              <w:adjustRightInd w:val="0"/>
              <w:spacing w:line="360" w:lineRule="auto"/>
              <w:ind w:firstLine="200"/>
              <w:jc w:val="center"/>
            </w:pPr>
            <w:r w:rsidRPr="00DB771C">
              <w:rPr>
                <w:rFonts w:hint="eastAsia"/>
              </w:rPr>
              <w:t>105</w:t>
            </w:r>
          </w:p>
        </w:tc>
        <w:tc>
          <w:tcPr>
            <w:tcW w:w="1719" w:type="dxa"/>
            <w:vAlign w:val="center"/>
            <w:hideMark/>
          </w:tcPr>
          <w:p w14:paraId="7FD3424D" w14:textId="77777777" w:rsidR="00951981" w:rsidRPr="00DB771C" w:rsidRDefault="00951981" w:rsidP="00336538">
            <w:pPr>
              <w:autoSpaceDE w:val="0"/>
              <w:autoSpaceDN w:val="0"/>
              <w:adjustRightInd w:val="0"/>
              <w:spacing w:line="360" w:lineRule="auto"/>
              <w:ind w:firstLine="200"/>
              <w:jc w:val="center"/>
            </w:pPr>
            <w:r w:rsidRPr="00DB771C">
              <w:rPr>
                <w:rFonts w:hint="eastAsia"/>
              </w:rPr>
              <w:t>4.13s</w:t>
            </w:r>
          </w:p>
        </w:tc>
      </w:tr>
      <w:tr w:rsidR="00951981" w:rsidRPr="00DB771C" w14:paraId="4980CC32" w14:textId="77777777" w:rsidTr="00EE44DC">
        <w:trPr>
          <w:trHeight w:val="567"/>
        </w:trPr>
        <w:tc>
          <w:tcPr>
            <w:tcW w:w="2458" w:type="dxa"/>
            <w:vAlign w:val="center"/>
            <w:hideMark/>
          </w:tcPr>
          <w:p w14:paraId="2AB37CDB" w14:textId="77777777" w:rsidR="00951981" w:rsidRPr="00DB771C" w:rsidRDefault="00951981" w:rsidP="00336538">
            <w:pPr>
              <w:autoSpaceDE w:val="0"/>
              <w:autoSpaceDN w:val="0"/>
              <w:adjustRightInd w:val="0"/>
              <w:spacing w:line="360" w:lineRule="auto"/>
              <w:ind w:firstLine="200"/>
              <w:jc w:val="center"/>
            </w:pPr>
            <w:r w:rsidRPr="00DB771C">
              <w:rPr>
                <w:rFonts w:hint="eastAsia"/>
              </w:rPr>
              <w:t>DBSCAN</w:t>
            </w:r>
          </w:p>
        </w:tc>
        <w:tc>
          <w:tcPr>
            <w:tcW w:w="1666" w:type="dxa"/>
            <w:vAlign w:val="center"/>
            <w:hideMark/>
          </w:tcPr>
          <w:p w14:paraId="42C996F4" w14:textId="77777777" w:rsidR="00951981" w:rsidRPr="00DB771C" w:rsidRDefault="00951981" w:rsidP="00336538">
            <w:pPr>
              <w:autoSpaceDE w:val="0"/>
              <w:autoSpaceDN w:val="0"/>
              <w:adjustRightInd w:val="0"/>
              <w:spacing w:line="360" w:lineRule="auto"/>
              <w:ind w:firstLine="200"/>
              <w:jc w:val="center"/>
            </w:pPr>
            <w:r w:rsidRPr="00DB771C">
              <w:rPr>
                <w:rFonts w:hint="eastAsia"/>
              </w:rPr>
              <w:t>0.69</w:t>
            </w:r>
          </w:p>
        </w:tc>
        <w:tc>
          <w:tcPr>
            <w:tcW w:w="1789" w:type="dxa"/>
            <w:vAlign w:val="center"/>
            <w:hideMark/>
          </w:tcPr>
          <w:p w14:paraId="4AB0EDB9" w14:textId="77777777" w:rsidR="00951981" w:rsidRPr="00DB771C" w:rsidRDefault="00951981" w:rsidP="00336538">
            <w:pPr>
              <w:autoSpaceDE w:val="0"/>
              <w:autoSpaceDN w:val="0"/>
              <w:adjustRightInd w:val="0"/>
              <w:spacing w:line="360" w:lineRule="auto"/>
              <w:ind w:firstLine="200"/>
              <w:jc w:val="center"/>
            </w:pPr>
            <w:r w:rsidRPr="00DB771C">
              <w:rPr>
                <w:rFonts w:hint="eastAsia"/>
              </w:rPr>
              <w:t>90.56%</w:t>
            </w:r>
          </w:p>
        </w:tc>
        <w:tc>
          <w:tcPr>
            <w:tcW w:w="1609" w:type="dxa"/>
            <w:vAlign w:val="center"/>
            <w:hideMark/>
          </w:tcPr>
          <w:p w14:paraId="009CBF4F" w14:textId="77777777" w:rsidR="00951981" w:rsidRPr="00DB771C" w:rsidRDefault="00951981" w:rsidP="00336538">
            <w:pPr>
              <w:autoSpaceDE w:val="0"/>
              <w:autoSpaceDN w:val="0"/>
              <w:adjustRightInd w:val="0"/>
              <w:spacing w:line="360" w:lineRule="auto"/>
              <w:ind w:firstLine="200"/>
              <w:jc w:val="center"/>
            </w:pPr>
            <w:r w:rsidRPr="00DB771C">
              <w:rPr>
                <w:rFonts w:hint="eastAsia"/>
              </w:rPr>
              <w:t>117</w:t>
            </w:r>
          </w:p>
        </w:tc>
        <w:tc>
          <w:tcPr>
            <w:tcW w:w="1719" w:type="dxa"/>
            <w:vAlign w:val="center"/>
            <w:hideMark/>
          </w:tcPr>
          <w:p w14:paraId="1863D8CC" w14:textId="77777777" w:rsidR="00951981" w:rsidRPr="00DB771C" w:rsidRDefault="00951981" w:rsidP="00336538">
            <w:pPr>
              <w:autoSpaceDE w:val="0"/>
              <w:autoSpaceDN w:val="0"/>
              <w:adjustRightInd w:val="0"/>
              <w:spacing w:line="360" w:lineRule="auto"/>
              <w:ind w:firstLine="200"/>
              <w:jc w:val="center"/>
            </w:pPr>
            <w:r w:rsidRPr="00DB771C">
              <w:rPr>
                <w:rFonts w:hint="eastAsia"/>
              </w:rPr>
              <w:t>3.84s</w:t>
            </w:r>
          </w:p>
        </w:tc>
      </w:tr>
      <w:tr w:rsidR="00951981" w:rsidRPr="00DB771C" w14:paraId="1613BDBB" w14:textId="77777777" w:rsidTr="00EE44DC">
        <w:trPr>
          <w:trHeight w:val="567"/>
        </w:trPr>
        <w:tc>
          <w:tcPr>
            <w:tcW w:w="2458" w:type="dxa"/>
            <w:tcBorders>
              <w:bottom w:val="single" w:sz="12" w:space="0" w:color="7F7F7F" w:themeColor="text1" w:themeTint="80"/>
            </w:tcBorders>
            <w:vAlign w:val="center"/>
            <w:hideMark/>
          </w:tcPr>
          <w:p w14:paraId="6D268772" w14:textId="77777777" w:rsidR="00951981" w:rsidRPr="00DB771C" w:rsidRDefault="00951981" w:rsidP="00336538">
            <w:pPr>
              <w:autoSpaceDE w:val="0"/>
              <w:autoSpaceDN w:val="0"/>
              <w:adjustRightInd w:val="0"/>
              <w:spacing w:line="360" w:lineRule="auto"/>
              <w:jc w:val="center"/>
              <w:rPr>
                <w:rFonts w:hint="eastAsia"/>
              </w:rPr>
            </w:pPr>
            <w:r w:rsidRPr="00DB771C">
              <w:rPr>
                <w:rFonts w:hint="eastAsia"/>
              </w:rPr>
              <w:t>Agglomerative Clustering</w:t>
            </w:r>
          </w:p>
        </w:tc>
        <w:tc>
          <w:tcPr>
            <w:tcW w:w="1666" w:type="dxa"/>
            <w:tcBorders>
              <w:bottom w:val="single" w:sz="12" w:space="0" w:color="7F7F7F" w:themeColor="text1" w:themeTint="80"/>
            </w:tcBorders>
            <w:vAlign w:val="center"/>
            <w:hideMark/>
          </w:tcPr>
          <w:p w14:paraId="7A270A82" w14:textId="77777777" w:rsidR="00951981" w:rsidRPr="00DB771C" w:rsidRDefault="00951981" w:rsidP="00336538">
            <w:pPr>
              <w:autoSpaceDE w:val="0"/>
              <w:autoSpaceDN w:val="0"/>
              <w:adjustRightInd w:val="0"/>
              <w:spacing w:line="360" w:lineRule="auto"/>
              <w:ind w:firstLine="200"/>
              <w:jc w:val="center"/>
            </w:pPr>
            <w:r w:rsidRPr="00DB771C">
              <w:rPr>
                <w:rFonts w:hint="eastAsia"/>
              </w:rPr>
              <w:t>0.65</w:t>
            </w:r>
          </w:p>
        </w:tc>
        <w:tc>
          <w:tcPr>
            <w:tcW w:w="1789" w:type="dxa"/>
            <w:tcBorders>
              <w:bottom w:val="single" w:sz="12" w:space="0" w:color="7F7F7F" w:themeColor="text1" w:themeTint="80"/>
            </w:tcBorders>
            <w:vAlign w:val="center"/>
            <w:hideMark/>
          </w:tcPr>
          <w:p w14:paraId="46CB2539" w14:textId="77777777" w:rsidR="00951981" w:rsidRPr="00DB771C" w:rsidRDefault="00951981" w:rsidP="00336538">
            <w:pPr>
              <w:autoSpaceDE w:val="0"/>
              <w:autoSpaceDN w:val="0"/>
              <w:adjustRightInd w:val="0"/>
              <w:spacing w:line="360" w:lineRule="auto"/>
              <w:ind w:firstLine="200"/>
              <w:jc w:val="center"/>
            </w:pPr>
            <w:r w:rsidRPr="00DB771C">
              <w:rPr>
                <w:rFonts w:hint="eastAsia"/>
              </w:rPr>
              <w:t>89.15%</w:t>
            </w:r>
          </w:p>
        </w:tc>
        <w:tc>
          <w:tcPr>
            <w:tcW w:w="1609" w:type="dxa"/>
            <w:tcBorders>
              <w:bottom w:val="single" w:sz="12" w:space="0" w:color="7F7F7F" w:themeColor="text1" w:themeTint="80"/>
            </w:tcBorders>
            <w:vAlign w:val="center"/>
            <w:hideMark/>
          </w:tcPr>
          <w:p w14:paraId="7A5FC941" w14:textId="77777777" w:rsidR="00951981" w:rsidRPr="00DB771C" w:rsidRDefault="00951981" w:rsidP="00336538">
            <w:pPr>
              <w:autoSpaceDE w:val="0"/>
              <w:autoSpaceDN w:val="0"/>
              <w:adjustRightInd w:val="0"/>
              <w:spacing w:line="360" w:lineRule="auto"/>
              <w:ind w:firstLine="200"/>
              <w:jc w:val="center"/>
            </w:pPr>
            <w:r w:rsidRPr="00DB771C">
              <w:rPr>
                <w:rFonts w:hint="eastAsia"/>
              </w:rPr>
              <w:t>136</w:t>
            </w:r>
          </w:p>
        </w:tc>
        <w:tc>
          <w:tcPr>
            <w:tcW w:w="1719" w:type="dxa"/>
            <w:tcBorders>
              <w:bottom w:val="single" w:sz="12" w:space="0" w:color="7F7F7F" w:themeColor="text1" w:themeTint="80"/>
            </w:tcBorders>
            <w:vAlign w:val="center"/>
            <w:hideMark/>
          </w:tcPr>
          <w:p w14:paraId="47B8C2BE" w14:textId="77777777" w:rsidR="00951981" w:rsidRPr="00DB771C" w:rsidRDefault="00951981" w:rsidP="00336538">
            <w:pPr>
              <w:autoSpaceDE w:val="0"/>
              <w:autoSpaceDN w:val="0"/>
              <w:adjustRightInd w:val="0"/>
              <w:spacing w:line="360" w:lineRule="auto"/>
              <w:ind w:firstLine="200"/>
              <w:jc w:val="center"/>
            </w:pPr>
            <w:r w:rsidRPr="00DB771C">
              <w:rPr>
                <w:rFonts w:hint="eastAsia"/>
              </w:rPr>
              <w:t>4.27s</w:t>
            </w:r>
          </w:p>
        </w:tc>
      </w:tr>
    </w:tbl>
    <w:p w14:paraId="3E7FC070" w14:textId="77777777" w:rsidR="00951981" w:rsidRDefault="00951981" w:rsidP="00C637E0">
      <w:pPr>
        <w:spacing w:line="360" w:lineRule="auto"/>
        <w:rPr>
          <w:szCs w:val="21"/>
          <w:shd w:val="clear" w:color="auto" w:fill="FFFFFF"/>
        </w:rPr>
        <w:sectPr w:rsidR="00951981" w:rsidSect="00951981">
          <w:type w:val="continuous"/>
          <w:pgSz w:w="11906" w:h="16838"/>
          <w:pgMar w:top="2098" w:right="1134" w:bottom="1134" w:left="1531" w:header="851" w:footer="992" w:gutter="0"/>
          <w:cols w:space="425"/>
          <w:docGrid w:type="lines" w:linePitch="312"/>
        </w:sectPr>
      </w:pPr>
    </w:p>
    <w:p w14:paraId="13077FE5" w14:textId="77777777" w:rsidR="0067432E" w:rsidRPr="007D774C" w:rsidRDefault="0067432E" w:rsidP="00C637E0">
      <w:pPr>
        <w:spacing w:line="360" w:lineRule="auto"/>
        <w:rPr>
          <w:rFonts w:hint="eastAsia"/>
          <w:szCs w:val="21"/>
          <w:shd w:val="clear" w:color="auto" w:fill="FFFFFF"/>
        </w:rPr>
      </w:pPr>
    </w:p>
    <w:p w14:paraId="1B253F3A" w14:textId="140B7AE5" w:rsidR="007D774C" w:rsidRDefault="00313798" w:rsidP="00C637E0">
      <w:pPr>
        <w:spacing w:line="360" w:lineRule="auto"/>
        <w:rPr>
          <w:szCs w:val="21"/>
          <w:shd w:val="clear" w:color="auto" w:fill="FFFFFF"/>
        </w:rPr>
      </w:pPr>
      <w:r>
        <w:rPr>
          <w:rFonts w:hint="eastAsia"/>
          <w:noProof/>
          <w:szCs w:val="21"/>
          <w:shd w:val="clear" w:color="auto" w:fill="FFFFFF"/>
        </w:rPr>
        <w:drawing>
          <wp:inline distT="0" distB="0" distL="0" distR="0" wp14:anchorId="177670D2" wp14:editId="0435DB89">
            <wp:extent cx="2799080" cy="1679575"/>
            <wp:effectExtent l="0" t="0" r="0" b="0"/>
            <wp:docPr id="780138920" name="图片 5"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38920" name="图片 5" descr="图表, 散点图&#10;&#10;AI 生成的内容可能不正确。"/>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99080" cy="1679575"/>
                    </a:xfrm>
                    <a:prstGeom prst="rect">
                      <a:avLst/>
                    </a:prstGeom>
                  </pic:spPr>
                </pic:pic>
              </a:graphicData>
            </a:graphic>
          </wp:inline>
        </w:drawing>
      </w:r>
    </w:p>
    <w:p w14:paraId="0CDA3276" w14:textId="00BB57AB" w:rsidR="00F14F0D" w:rsidRPr="00C637E0" w:rsidRDefault="00F14F0D" w:rsidP="00C637E0">
      <w:pPr>
        <w:spacing w:line="360" w:lineRule="auto"/>
        <w:rPr>
          <w:rFonts w:hint="eastAsia"/>
          <w:szCs w:val="21"/>
          <w:shd w:val="clear" w:color="auto" w:fill="FFFFFF"/>
        </w:rPr>
      </w:pPr>
      <w:r>
        <w:rPr>
          <w:rFonts w:hint="eastAsia"/>
          <w:noProof/>
        </w:rPr>
        <w:drawing>
          <wp:inline distT="0" distB="0" distL="114300" distR="114300" wp14:anchorId="2E1EED06" wp14:editId="093DE8DA">
            <wp:extent cx="2799080" cy="1216830"/>
            <wp:effectExtent l="0" t="0" r="0" b="2540"/>
            <wp:docPr id="1548493376" name="图片 1548493376" descr="533599e2367b42d4d0be7dd0c760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533599e2367b42d4d0be7dd0c760e49"/>
                    <pic:cNvPicPr>
                      <a:picLocks noChangeAspect="1"/>
                    </pic:cNvPicPr>
                  </pic:nvPicPr>
                  <pic:blipFill rotWithShape="1">
                    <a:blip r:embed="rId19"/>
                    <a:srcRect r="14679"/>
                    <a:stretch/>
                  </pic:blipFill>
                  <pic:spPr bwMode="auto">
                    <a:xfrm>
                      <a:off x="0" y="0"/>
                      <a:ext cx="2799080" cy="1216830"/>
                    </a:xfrm>
                    <a:prstGeom prst="rect">
                      <a:avLst/>
                    </a:prstGeom>
                    <a:ln>
                      <a:noFill/>
                    </a:ln>
                    <a:extLst>
                      <a:ext uri="{53640926-AAD7-44D8-BBD7-CCE9431645EC}">
                        <a14:shadowObscured xmlns:a14="http://schemas.microsoft.com/office/drawing/2010/main"/>
                      </a:ext>
                    </a:extLst>
                  </pic:spPr>
                </pic:pic>
              </a:graphicData>
            </a:graphic>
          </wp:inline>
        </w:drawing>
      </w:r>
    </w:p>
    <w:tbl>
      <w:tblPr>
        <w:tblStyle w:val="af6"/>
        <w:tblW w:w="0" w:type="auto"/>
        <w:tblLook w:val="04A0" w:firstRow="1" w:lastRow="0" w:firstColumn="1" w:lastColumn="0" w:noHBand="0" w:noVBand="1"/>
      </w:tblPr>
      <w:tblGrid>
        <w:gridCol w:w="1131"/>
        <w:gridCol w:w="1222"/>
        <w:gridCol w:w="978"/>
        <w:gridCol w:w="1077"/>
      </w:tblGrid>
      <w:tr w:rsidR="007D774C" w:rsidRPr="007D774C" w14:paraId="1336CFF7" w14:textId="77777777" w:rsidTr="00D942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2" w:type="dxa"/>
            <w:tcBorders>
              <w:top w:val="single" w:sz="12" w:space="0" w:color="auto"/>
              <w:bottom w:val="single" w:sz="6" w:space="0" w:color="auto"/>
            </w:tcBorders>
          </w:tcPr>
          <w:p w14:paraId="44349FC4" w14:textId="77777777" w:rsidR="007D774C" w:rsidRPr="007D774C" w:rsidRDefault="007D774C" w:rsidP="00D942FE">
            <w:pPr>
              <w:autoSpaceDE w:val="0"/>
              <w:autoSpaceDN w:val="0"/>
              <w:adjustRightInd w:val="0"/>
              <w:ind w:firstLineChars="0" w:firstLine="0"/>
              <w:jc w:val="center"/>
              <w:rPr>
                <w:b w:val="0"/>
                <w:bCs w:val="0"/>
                <w:sz w:val="20"/>
                <w:szCs w:val="22"/>
              </w:rPr>
            </w:pPr>
            <w:bookmarkStart w:id="37" w:name="_Hlk193206679"/>
            <w:r w:rsidRPr="007D774C">
              <w:rPr>
                <w:rFonts w:hint="eastAsia"/>
                <w:sz w:val="20"/>
                <w:szCs w:val="22"/>
              </w:rPr>
              <w:t>规则数量</w:t>
            </w:r>
          </w:p>
        </w:tc>
        <w:tc>
          <w:tcPr>
            <w:tcW w:w="2202" w:type="dxa"/>
            <w:tcBorders>
              <w:top w:val="single" w:sz="12" w:space="0" w:color="auto"/>
              <w:bottom w:val="single" w:sz="6" w:space="0" w:color="auto"/>
            </w:tcBorders>
          </w:tcPr>
          <w:p w14:paraId="31E1EA5C" w14:textId="77777777" w:rsidR="007D774C" w:rsidRPr="007D774C" w:rsidRDefault="007D774C" w:rsidP="00D942FE">
            <w:pPr>
              <w:autoSpaceDE w:val="0"/>
              <w:autoSpaceDN w:val="0"/>
              <w:adjustRightInd w:val="0"/>
              <w:ind w:firstLineChars="0"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2"/>
              </w:rPr>
            </w:pPr>
            <w:r w:rsidRPr="007D774C">
              <w:rPr>
                <w:sz w:val="20"/>
                <w:szCs w:val="22"/>
              </w:rPr>
              <w:t>覆盖率</w:t>
            </w:r>
          </w:p>
        </w:tc>
        <w:tc>
          <w:tcPr>
            <w:tcW w:w="2203" w:type="dxa"/>
            <w:tcBorders>
              <w:top w:val="single" w:sz="12" w:space="0" w:color="auto"/>
              <w:bottom w:val="single" w:sz="6" w:space="0" w:color="auto"/>
            </w:tcBorders>
          </w:tcPr>
          <w:p w14:paraId="42E8A230" w14:textId="77777777" w:rsidR="007D774C" w:rsidRPr="007D774C" w:rsidRDefault="007D774C" w:rsidP="00D942FE">
            <w:pPr>
              <w:autoSpaceDE w:val="0"/>
              <w:autoSpaceDN w:val="0"/>
              <w:adjustRightInd w:val="0"/>
              <w:ind w:firstLineChars="0"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2"/>
              </w:rPr>
            </w:pPr>
            <w:r w:rsidRPr="007D774C">
              <w:rPr>
                <w:sz w:val="20"/>
                <w:szCs w:val="22"/>
              </w:rPr>
              <w:t>聚类后规则数量</w:t>
            </w:r>
          </w:p>
        </w:tc>
        <w:tc>
          <w:tcPr>
            <w:tcW w:w="2203" w:type="dxa"/>
            <w:tcBorders>
              <w:top w:val="single" w:sz="12" w:space="0" w:color="auto"/>
              <w:bottom w:val="single" w:sz="6" w:space="0" w:color="auto"/>
            </w:tcBorders>
          </w:tcPr>
          <w:p w14:paraId="71A2F250" w14:textId="77777777" w:rsidR="007D774C" w:rsidRPr="007D774C" w:rsidRDefault="007D774C" w:rsidP="00D942FE">
            <w:pPr>
              <w:autoSpaceDE w:val="0"/>
              <w:autoSpaceDN w:val="0"/>
              <w:adjustRightInd w:val="0"/>
              <w:ind w:firstLineChars="0"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2"/>
              </w:rPr>
            </w:pPr>
            <w:r w:rsidRPr="007D774C">
              <w:rPr>
                <w:sz w:val="20"/>
                <w:szCs w:val="22"/>
              </w:rPr>
              <w:t>运行时间</w:t>
            </w:r>
          </w:p>
        </w:tc>
      </w:tr>
      <w:tr w:rsidR="007D774C" w14:paraId="7902B70D" w14:textId="77777777" w:rsidTr="00D942FE">
        <w:tc>
          <w:tcPr>
            <w:cnfStyle w:val="001000000000" w:firstRow="0" w:lastRow="0" w:firstColumn="1" w:lastColumn="0" w:oddVBand="0" w:evenVBand="0" w:oddHBand="0" w:evenHBand="0" w:firstRowFirstColumn="0" w:firstRowLastColumn="0" w:lastRowFirstColumn="0" w:lastRowLastColumn="0"/>
            <w:tcW w:w="2202" w:type="dxa"/>
            <w:tcBorders>
              <w:top w:val="single" w:sz="6" w:space="0" w:color="auto"/>
            </w:tcBorders>
          </w:tcPr>
          <w:p w14:paraId="38D4F599" w14:textId="77777777" w:rsidR="007D774C" w:rsidRDefault="007D774C" w:rsidP="00D942FE">
            <w:pPr>
              <w:autoSpaceDE w:val="0"/>
              <w:autoSpaceDN w:val="0"/>
              <w:adjustRightInd w:val="0"/>
              <w:ind w:firstLineChars="0" w:firstLine="0"/>
              <w:jc w:val="center"/>
              <w:rPr>
                <w:b w:val="0"/>
                <w:bCs w:val="0"/>
              </w:rPr>
            </w:pPr>
            <w:r>
              <w:t>5000</w:t>
            </w:r>
          </w:p>
        </w:tc>
        <w:tc>
          <w:tcPr>
            <w:tcW w:w="2202" w:type="dxa"/>
            <w:tcBorders>
              <w:top w:val="single" w:sz="6" w:space="0" w:color="auto"/>
            </w:tcBorders>
          </w:tcPr>
          <w:p w14:paraId="5CDEB144" w14:textId="77777777" w:rsidR="007D774C" w:rsidRDefault="007D774C" w:rsidP="00D942FE">
            <w:pPr>
              <w:autoSpaceDE w:val="0"/>
              <w:autoSpaceDN w:val="0"/>
              <w:adjustRightInd w:val="0"/>
              <w:ind w:firstLineChars="0" w:firstLine="0"/>
              <w:jc w:val="center"/>
              <w:cnfStyle w:val="000000000000" w:firstRow="0" w:lastRow="0" w:firstColumn="0" w:lastColumn="0" w:oddVBand="0" w:evenVBand="0" w:oddHBand="0" w:evenHBand="0" w:firstRowFirstColumn="0" w:firstRowLastColumn="0" w:lastRowFirstColumn="0" w:lastRowLastColumn="0"/>
            </w:pPr>
            <w:r>
              <w:t>99.92%</w:t>
            </w:r>
          </w:p>
        </w:tc>
        <w:tc>
          <w:tcPr>
            <w:tcW w:w="2203" w:type="dxa"/>
            <w:tcBorders>
              <w:top w:val="single" w:sz="6" w:space="0" w:color="auto"/>
            </w:tcBorders>
          </w:tcPr>
          <w:p w14:paraId="664370DE" w14:textId="77777777" w:rsidR="007D774C" w:rsidRDefault="007D774C" w:rsidP="00D942FE">
            <w:pPr>
              <w:autoSpaceDE w:val="0"/>
              <w:autoSpaceDN w:val="0"/>
              <w:adjustRightInd w:val="0"/>
              <w:ind w:firstLineChars="0" w:firstLine="0"/>
              <w:jc w:val="center"/>
              <w:cnfStyle w:val="000000000000" w:firstRow="0" w:lastRow="0" w:firstColumn="0" w:lastColumn="0" w:oddVBand="0" w:evenVBand="0" w:oddHBand="0" w:evenHBand="0" w:firstRowFirstColumn="0" w:firstRowLastColumn="0" w:lastRowFirstColumn="0" w:lastRowLastColumn="0"/>
            </w:pPr>
            <w:r>
              <w:t>145</w:t>
            </w:r>
          </w:p>
        </w:tc>
        <w:tc>
          <w:tcPr>
            <w:tcW w:w="2203" w:type="dxa"/>
            <w:tcBorders>
              <w:top w:val="single" w:sz="6" w:space="0" w:color="auto"/>
            </w:tcBorders>
          </w:tcPr>
          <w:p w14:paraId="444DD575" w14:textId="77777777" w:rsidR="007D774C" w:rsidRDefault="007D774C" w:rsidP="00D942FE">
            <w:pPr>
              <w:autoSpaceDE w:val="0"/>
              <w:autoSpaceDN w:val="0"/>
              <w:adjustRightInd w:val="0"/>
              <w:ind w:firstLineChars="0" w:firstLine="0"/>
              <w:jc w:val="center"/>
              <w:cnfStyle w:val="000000000000" w:firstRow="0" w:lastRow="0" w:firstColumn="0" w:lastColumn="0" w:oddVBand="0" w:evenVBand="0" w:oddHBand="0" w:evenHBand="0" w:firstRowFirstColumn="0" w:firstRowLastColumn="0" w:lastRowFirstColumn="0" w:lastRowLastColumn="0"/>
            </w:pPr>
            <w:r>
              <w:t>0.94s</w:t>
            </w:r>
          </w:p>
        </w:tc>
      </w:tr>
      <w:tr w:rsidR="007D774C" w14:paraId="16F2FAB6" w14:textId="77777777" w:rsidTr="00D942FE">
        <w:tc>
          <w:tcPr>
            <w:cnfStyle w:val="001000000000" w:firstRow="0" w:lastRow="0" w:firstColumn="1" w:lastColumn="0" w:oddVBand="0" w:evenVBand="0" w:oddHBand="0" w:evenHBand="0" w:firstRowFirstColumn="0" w:firstRowLastColumn="0" w:lastRowFirstColumn="0" w:lastRowLastColumn="0"/>
            <w:tcW w:w="2202" w:type="dxa"/>
          </w:tcPr>
          <w:p w14:paraId="78356DD9" w14:textId="77777777" w:rsidR="007D774C" w:rsidRDefault="007D774C" w:rsidP="00D942FE">
            <w:pPr>
              <w:autoSpaceDE w:val="0"/>
              <w:autoSpaceDN w:val="0"/>
              <w:adjustRightInd w:val="0"/>
              <w:ind w:firstLineChars="0" w:firstLine="0"/>
              <w:jc w:val="center"/>
              <w:rPr>
                <w:b w:val="0"/>
                <w:bCs w:val="0"/>
              </w:rPr>
            </w:pPr>
            <w:r>
              <w:t>10000</w:t>
            </w:r>
          </w:p>
        </w:tc>
        <w:tc>
          <w:tcPr>
            <w:tcW w:w="2202" w:type="dxa"/>
          </w:tcPr>
          <w:p w14:paraId="34C40EE6" w14:textId="77777777" w:rsidR="007D774C" w:rsidRDefault="007D774C" w:rsidP="00D942FE">
            <w:pPr>
              <w:autoSpaceDE w:val="0"/>
              <w:autoSpaceDN w:val="0"/>
              <w:adjustRightInd w:val="0"/>
              <w:ind w:firstLineChars="0" w:firstLine="0"/>
              <w:jc w:val="center"/>
              <w:cnfStyle w:val="000000000000" w:firstRow="0" w:lastRow="0" w:firstColumn="0" w:lastColumn="0" w:oddVBand="0" w:evenVBand="0" w:oddHBand="0" w:evenHBand="0" w:firstRowFirstColumn="0" w:firstRowLastColumn="0" w:lastRowFirstColumn="0" w:lastRowLastColumn="0"/>
            </w:pPr>
            <w:r>
              <w:t>99.93%</w:t>
            </w:r>
          </w:p>
        </w:tc>
        <w:tc>
          <w:tcPr>
            <w:tcW w:w="2203" w:type="dxa"/>
          </w:tcPr>
          <w:p w14:paraId="607C6B23" w14:textId="77777777" w:rsidR="007D774C" w:rsidRDefault="007D774C" w:rsidP="00D942FE">
            <w:pPr>
              <w:autoSpaceDE w:val="0"/>
              <w:autoSpaceDN w:val="0"/>
              <w:adjustRightInd w:val="0"/>
              <w:ind w:firstLineChars="0" w:firstLine="0"/>
              <w:jc w:val="center"/>
              <w:cnfStyle w:val="000000000000" w:firstRow="0" w:lastRow="0" w:firstColumn="0" w:lastColumn="0" w:oddVBand="0" w:evenVBand="0" w:oddHBand="0" w:evenHBand="0" w:firstRowFirstColumn="0" w:firstRowLastColumn="0" w:lastRowFirstColumn="0" w:lastRowLastColumn="0"/>
            </w:pPr>
            <w:r>
              <w:t>205</w:t>
            </w:r>
          </w:p>
        </w:tc>
        <w:tc>
          <w:tcPr>
            <w:tcW w:w="2203" w:type="dxa"/>
          </w:tcPr>
          <w:p w14:paraId="202718E6" w14:textId="77777777" w:rsidR="007D774C" w:rsidRDefault="007D774C" w:rsidP="00D942FE">
            <w:pPr>
              <w:autoSpaceDE w:val="0"/>
              <w:autoSpaceDN w:val="0"/>
              <w:adjustRightInd w:val="0"/>
              <w:ind w:firstLineChars="0" w:firstLine="0"/>
              <w:jc w:val="center"/>
              <w:cnfStyle w:val="000000000000" w:firstRow="0" w:lastRow="0" w:firstColumn="0" w:lastColumn="0" w:oddVBand="0" w:evenVBand="0" w:oddHBand="0" w:evenHBand="0" w:firstRowFirstColumn="0" w:firstRowLastColumn="0" w:lastRowFirstColumn="0" w:lastRowLastColumn="0"/>
            </w:pPr>
            <w:r>
              <w:t>1.86s</w:t>
            </w:r>
          </w:p>
        </w:tc>
      </w:tr>
      <w:tr w:rsidR="007D774C" w14:paraId="340F1225" w14:textId="77777777" w:rsidTr="00D942FE">
        <w:tc>
          <w:tcPr>
            <w:cnfStyle w:val="001000000000" w:firstRow="0" w:lastRow="0" w:firstColumn="1" w:lastColumn="0" w:oddVBand="0" w:evenVBand="0" w:oddHBand="0" w:evenHBand="0" w:firstRowFirstColumn="0" w:firstRowLastColumn="0" w:lastRowFirstColumn="0" w:lastRowLastColumn="0"/>
            <w:tcW w:w="2202" w:type="dxa"/>
          </w:tcPr>
          <w:p w14:paraId="0288D2B7" w14:textId="77777777" w:rsidR="007D774C" w:rsidRDefault="007D774C" w:rsidP="00D942FE">
            <w:pPr>
              <w:autoSpaceDE w:val="0"/>
              <w:autoSpaceDN w:val="0"/>
              <w:adjustRightInd w:val="0"/>
              <w:ind w:firstLineChars="0" w:firstLine="0"/>
              <w:jc w:val="center"/>
              <w:rPr>
                <w:b w:val="0"/>
                <w:bCs w:val="0"/>
              </w:rPr>
            </w:pPr>
            <w:r>
              <w:t>20000</w:t>
            </w:r>
          </w:p>
        </w:tc>
        <w:tc>
          <w:tcPr>
            <w:tcW w:w="2202" w:type="dxa"/>
          </w:tcPr>
          <w:p w14:paraId="56086B9B" w14:textId="77777777" w:rsidR="007D774C" w:rsidRDefault="007D774C" w:rsidP="00D942FE">
            <w:pPr>
              <w:autoSpaceDE w:val="0"/>
              <w:autoSpaceDN w:val="0"/>
              <w:adjustRightInd w:val="0"/>
              <w:ind w:firstLineChars="0" w:firstLine="0"/>
              <w:jc w:val="center"/>
              <w:cnfStyle w:val="000000000000" w:firstRow="0" w:lastRow="0" w:firstColumn="0" w:lastColumn="0" w:oddVBand="0" w:evenVBand="0" w:oddHBand="0" w:evenHBand="0" w:firstRowFirstColumn="0" w:firstRowLastColumn="0" w:lastRowFirstColumn="0" w:lastRowLastColumn="0"/>
            </w:pPr>
            <w:r>
              <w:t>99.89%</w:t>
            </w:r>
          </w:p>
        </w:tc>
        <w:tc>
          <w:tcPr>
            <w:tcW w:w="2203" w:type="dxa"/>
          </w:tcPr>
          <w:p w14:paraId="1C14EAD6" w14:textId="77777777" w:rsidR="007D774C" w:rsidRDefault="007D774C" w:rsidP="00D942FE">
            <w:pPr>
              <w:autoSpaceDE w:val="0"/>
              <w:autoSpaceDN w:val="0"/>
              <w:adjustRightInd w:val="0"/>
              <w:ind w:firstLineChars="0" w:firstLine="0"/>
              <w:jc w:val="center"/>
              <w:cnfStyle w:val="000000000000" w:firstRow="0" w:lastRow="0" w:firstColumn="0" w:lastColumn="0" w:oddVBand="0" w:evenVBand="0" w:oddHBand="0" w:evenHBand="0" w:firstRowFirstColumn="0" w:firstRowLastColumn="0" w:lastRowFirstColumn="0" w:lastRowLastColumn="0"/>
            </w:pPr>
            <w:r>
              <w:t>239</w:t>
            </w:r>
          </w:p>
        </w:tc>
        <w:tc>
          <w:tcPr>
            <w:tcW w:w="2203" w:type="dxa"/>
          </w:tcPr>
          <w:p w14:paraId="6981CFD5" w14:textId="77777777" w:rsidR="007D774C" w:rsidRDefault="007D774C" w:rsidP="00D942FE">
            <w:pPr>
              <w:autoSpaceDE w:val="0"/>
              <w:autoSpaceDN w:val="0"/>
              <w:adjustRightInd w:val="0"/>
              <w:ind w:firstLineChars="0" w:firstLine="0"/>
              <w:jc w:val="center"/>
              <w:cnfStyle w:val="000000000000" w:firstRow="0" w:lastRow="0" w:firstColumn="0" w:lastColumn="0" w:oddVBand="0" w:evenVBand="0" w:oddHBand="0" w:evenHBand="0" w:firstRowFirstColumn="0" w:firstRowLastColumn="0" w:lastRowFirstColumn="0" w:lastRowLastColumn="0"/>
            </w:pPr>
            <w:r>
              <w:t>3.71s</w:t>
            </w:r>
          </w:p>
        </w:tc>
      </w:tr>
      <w:bookmarkEnd w:id="37"/>
    </w:tbl>
    <w:p w14:paraId="2231B1B9" w14:textId="77777777" w:rsidR="00C637E0" w:rsidRDefault="00C637E0" w:rsidP="00C637E0">
      <w:pPr>
        <w:spacing w:line="360" w:lineRule="auto"/>
        <w:rPr>
          <w:rFonts w:hint="eastAsia"/>
          <w:szCs w:val="21"/>
          <w:shd w:val="clear" w:color="auto" w:fill="FFFFFF"/>
        </w:rPr>
      </w:pPr>
    </w:p>
    <w:p w14:paraId="6B837CAF" w14:textId="66E6DA65" w:rsidR="00803912" w:rsidRDefault="00803912" w:rsidP="00351AED">
      <w:pPr>
        <w:spacing w:line="360" w:lineRule="exact"/>
        <w:ind w:firstLine="420"/>
        <w:rPr>
          <w:rFonts w:ascii="宋体" w:hAnsi="宋体"/>
        </w:rPr>
      </w:pPr>
      <w:r>
        <w:rPr>
          <w:rFonts w:ascii="宋体" w:hAnsi="宋体" w:hint="eastAsia"/>
        </w:rPr>
        <w:t>为增强实验的随机性，对已有的数据集文件合并后进行随机排序，以</w:t>
      </w:r>
      <w:r>
        <w:rPr>
          <w:rFonts w:hint="eastAsia"/>
        </w:rPr>
        <w:t>4</w:t>
      </w:r>
      <w:r w:rsidR="0050430F">
        <w:rPr>
          <w:rFonts w:ascii="宋体" w:hAnsi="宋体" w:hint="eastAsia"/>
        </w:rPr>
        <w:t>:</w:t>
      </w:r>
      <w:r>
        <w:rPr>
          <w:rFonts w:hint="eastAsia"/>
        </w:rPr>
        <w:t>1</w:t>
      </w:r>
      <w:r>
        <w:rPr>
          <w:rFonts w:ascii="宋体" w:hAnsi="宋体" w:hint="eastAsia"/>
        </w:rPr>
        <w:t>的比例划分训练集和测试集。在模型训练过程中插入检查点，保存模型每轮的训练状态，便于观察模型学习进度和性能变化。最终使用混淆矩阵</w:t>
      </w:r>
      <w:r>
        <w:rPr>
          <w:rFonts w:hint="eastAsia"/>
        </w:rPr>
        <w:t>(Confusion Matrix)</w:t>
      </w:r>
      <w:r>
        <w:rPr>
          <w:rFonts w:ascii="宋体" w:hAnsi="宋体" w:hint="eastAsia"/>
        </w:rPr>
        <w:t>显示模型预测结果与实际标签之间的关系，更直观展示模型在不同类别上的表现。</w:t>
      </w:r>
      <w:r>
        <w:rPr>
          <w:rFonts w:hint="eastAsia"/>
        </w:rPr>
        <w:t>CNN-</w:t>
      </w:r>
      <w:proofErr w:type="spellStart"/>
      <w:r>
        <w:rPr>
          <w:rFonts w:hint="eastAsia"/>
        </w:rPr>
        <w:t>BiGRU</w:t>
      </w:r>
      <w:proofErr w:type="spellEnd"/>
      <w:r>
        <w:rPr>
          <w:rFonts w:ascii="宋体" w:hAnsi="宋体" w:hint="eastAsia"/>
        </w:rPr>
        <w:t>模型在测试集上的混淆矩阵如图</w:t>
      </w:r>
      <w:r w:rsidR="009C738B" w:rsidRPr="00731754">
        <w:t>6</w:t>
      </w:r>
      <w:r>
        <w:rPr>
          <w:rFonts w:ascii="宋体" w:hAnsi="宋体" w:hint="eastAsia"/>
        </w:rPr>
        <w:t>所示。</w:t>
      </w:r>
    </w:p>
    <w:bookmarkEnd w:id="35"/>
    <w:p w14:paraId="32662613" w14:textId="77777777" w:rsidR="00533FD1" w:rsidRDefault="00533FD1" w:rsidP="00351AED">
      <w:pPr>
        <w:spacing w:line="360" w:lineRule="exact"/>
        <w:ind w:firstLine="420"/>
        <w:rPr>
          <w:rFonts w:ascii="宋体" w:hAnsi="宋体"/>
        </w:rPr>
      </w:pPr>
    </w:p>
    <w:p w14:paraId="19AD74A8" w14:textId="77777777" w:rsidR="00533FD1" w:rsidRDefault="00533FD1" w:rsidP="00351AED">
      <w:pPr>
        <w:spacing w:line="360" w:lineRule="exact"/>
        <w:ind w:firstLine="420"/>
        <w:rPr>
          <w:rFonts w:ascii="宋体" w:hAnsi="宋体"/>
        </w:rPr>
      </w:pPr>
    </w:p>
    <w:p w14:paraId="5C750FB2" w14:textId="77777777" w:rsidR="00533FD1" w:rsidRDefault="00533FD1" w:rsidP="00351AED">
      <w:pPr>
        <w:spacing w:line="360" w:lineRule="exact"/>
        <w:ind w:firstLine="420"/>
        <w:rPr>
          <w:rFonts w:ascii="宋体" w:hAnsi="宋体"/>
        </w:rPr>
      </w:pPr>
    </w:p>
    <w:p w14:paraId="0F638D1C" w14:textId="77777777" w:rsidR="00533FD1" w:rsidRDefault="00533FD1" w:rsidP="00351AED">
      <w:pPr>
        <w:spacing w:line="360" w:lineRule="exact"/>
        <w:ind w:firstLine="420"/>
        <w:rPr>
          <w:rFonts w:ascii="宋体" w:hAnsi="宋体"/>
        </w:rPr>
      </w:pPr>
    </w:p>
    <w:p w14:paraId="3BF95BEA" w14:textId="77777777" w:rsidR="00533FD1" w:rsidRDefault="00533FD1" w:rsidP="00351AED">
      <w:pPr>
        <w:spacing w:line="360" w:lineRule="exact"/>
        <w:ind w:firstLine="420"/>
        <w:rPr>
          <w:rFonts w:ascii="宋体" w:hAnsi="宋体"/>
        </w:rPr>
      </w:pPr>
    </w:p>
    <w:p w14:paraId="2A7160B7" w14:textId="77777777" w:rsidR="00533FD1" w:rsidRDefault="00533FD1" w:rsidP="00351AED">
      <w:pPr>
        <w:spacing w:line="360" w:lineRule="exact"/>
        <w:ind w:firstLine="420"/>
        <w:rPr>
          <w:rFonts w:ascii="宋体" w:hAnsi="宋体"/>
        </w:rPr>
      </w:pPr>
    </w:p>
    <w:p w14:paraId="17BE4396" w14:textId="77777777" w:rsidR="00533FD1" w:rsidRDefault="00533FD1" w:rsidP="00351AED">
      <w:pPr>
        <w:spacing w:line="360" w:lineRule="exact"/>
        <w:ind w:firstLine="420"/>
        <w:rPr>
          <w:rFonts w:ascii="宋体" w:hAnsi="宋体" w:hint="eastAsia"/>
        </w:rPr>
      </w:pPr>
    </w:p>
    <w:p w14:paraId="0F7B7CAC" w14:textId="52F26A50" w:rsidR="003E2EF6" w:rsidRDefault="003E2EF6">
      <w:pPr>
        <w:pStyle w:val="2"/>
        <w:rPr>
          <w:rFonts w:ascii="Segoe UI" w:hAnsi="Segoe UI" w:cs="Segoe UI"/>
          <w:szCs w:val="21"/>
          <w:shd w:val="clear" w:color="auto" w:fill="FFFFFF"/>
        </w:rPr>
      </w:pPr>
      <w:r>
        <w:rPr>
          <w:rFonts w:ascii="黑体" w:hint="eastAsia"/>
          <w:b w:val="0"/>
          <w:sz w:val="28"/>
          <w:szCs w:val="28"/>
        </w:rPr>
        <w:t>4  结语</w:t>
      </w:r>
    </w:p>
    <w:p w14:paraId="0F6A9B78" w14:textId="77777777" w:rsidR="003E2EF6" w:rsidRDefault="003E2EF6">
      <w:pPr>
        <w:snapToGrid w:val="0"/>
        <w:spacing w:line="360" w:lineRule="exact"/>
        <w:ind w:firstLine="420"/>
        <w:rPr>
          <w:szCs w:val="21"/>
          <w:shd w:val="clear" w:color="auto" w:fill="FFFFFF"/>
        </w:rPr>
      </w:pPr>
      <w:r>
        <w:rPr>
          <w:rFonts w:hint="eastAsia"/>
          <w:szCs w:val="21"/>
          <w:shd w:val="clear" w:color="auto" w:fill="FFFFFF"/>
        </w:rPr>
        <w:t>针对为</w:t>
      </w:r>
      <w:r>
        <w:rPr>
          <w:rFonts w:hint="eastAsia"/>
          <w:szCs w:val="21"/>
          <w:shd w:val="clear" w:color="auto" w:fill="FFFFFF"/>
        </w:rPr>
        <w:t>IoT</w:t>
      </w:r>
      <w:r>
        <w:rPr>
          <w:rFonts w:hint="eastAsia"/>
          <w:szCs w:val="21"/>
          <w:shd w:val="clear" w:color="auto" w:fill="FFFFFF"/>
        </w:rPr>
        <w:t>设备在可信的环境下就近提供算力以减少设备能耗的问题，提出了一种区块链驱动的边缘计算系统联合优化算法。通过</w:t>
      </w:r>
      <w:r>
        <w:rPr>
          <w:rFonts w:hint="eastAsia"/>
          <w:szCs w:val="21"/>
          <w:shd w:val="clear" w:color="auto" w:fill="FFFFFF"/>
        </w:rPr>
        <w:t>IoT</w:t>
      </w:r>
      <w:r>
        <w:rPr>
          <w:rFonts w:hint="eastAsia"/>
          <w:szCs w:val="21"/>
          <w:shd w:val="clear" w:color="auto" w:fill="FFFFFF"/>
        </w:rPr>
        <w:t>设备的接入控制优化，以及基站的计算资源在任务处理和区块共识之间的优化分配，以</w:t>
      </w:r>
      <w:r>
        <w:rPr>
          <w:szCs w:val="21"/>
          <w:shd w:val="clear" w:color="auto" w:fill="FFFFFF"/>
        </w:rPr>
        <w:t>最大限度地减少网络能耗。为了能够</w:t>
      </w:r>
      <w:r>
        <w:rPr>
          <w:rFonts w:hint="eastAsia"/>
          <w:szCs w:val="21"/>
          <w:shd w:val="clear" w:color="auto" w:fill="FFFFFF"/>
        </w:rPr>
        <w:t>根据环境变化动态调整决策，以适应网络的高度动态特性，将问题转换为马尔科夫决策过程，并使用</w:t>
      </w:r>
      <w:r>
        <w:rPr>
          <w:rFonts w:hint="eastAsia"/>
          <w:szCs w:val="21"/>
          <w:shd w:val="clear" w:color="auto" w:fill="FFFFFF"/>
        </w:rPr>
        <w:t>DDPG</w:t>
      </w:r>
      <w:r>
        <w:rPr>
          <w:rFonts w:hint="eastAsia"/>
          <w:szCs w:val="21"/>
          <w:shd w:val="clear" w:color="auto" w:fill="FFFFFF"/>
        </w:rPr>
        <w:t>算法对问题进行求解。</w:t>
      </w:r>
      <w:r>
        <w:rPr>
          <w:szCs w:val="21"/>
          <w:shd w:val="clear" w:color="auto" w:fill="FFFFFF"/>
        </w:rPr>
        <w:t>仿真结果表明，</w:t>
      </w:r>
      <w:r>
        <w:rPr>
          <w:rFonts w:hint="eastAsia"/>
          <w:szCs w:val="21"/>
          <w:shd w:val="clear" w:color="auto" w:fill="FFFFFF"/>
        </w:rPr>
        <w:t>相较于其他算法，所提算法能够有效地降低网络能耗，提高</w:t>
      </w:r>
      <w:r>
        <w:rPr>
          <w:rFonts w:hint="eastAsia"/>
          <w:szCs w:val="21"/>
          <w:shd w:val="clear" w:color="auto" w:fill="FFFFFF"/>
        </w:rPr>
        <w:t>DDPG</w:t>
      </w:r>
      <w:r>
        <w:rPr>
          <w:rFonts w:hint="eastAsia"/>
          <w:szCs w:val="21"/>
          <w:shd w:val="clear" w:color="auto" w:fill="FFFFFF"/>
        </w:rPr>
        <w:t>智能体的长期平均累积奖励。</w:t>
      </w:r>
    </w:p>
    <w:p w14:paraId="07DAFAED" w14:textId="77777777" w:rsidR="003E2EF6" w:rsidRDefault="003E2EF6">
      <w:pPr>
        <w:snapToGrid w:val="0"/>
        <w:spacing w:before="180" w:after="180"/>
        <w:jc w:val="center"/>
        <w:rPr>
          <w:rFonts w:ascii="Times New Roman MT Extra Bold" w:eastAsia="黑体" w:hAnsi="Times New Roman MT Extra Bold"/>
        </w:rPr>
      </w:pPr>
      <w:r>
        <w:rPr>
          <w:rFonts w:ascii="Times New Roman MT Extra Bold" w:eastAsia="黑体" w:hAnsi="Times New Roman MT Extra Bold"/>
        </w:rPr>
        <w:t>参</w:t>
      </w:r>
      <w:r>
        <w:rPr>
          <w:rFonts w:ascii="Times New Roman MT Extra Bold" w:eastAsia="黑体" w:hAnsi="Times New Roman MT Extra Bold" w:hint="eastAsia"/>
        </w:rPr>
        <w:t xml:space="preserve"> </w:t>
      </w:r>
      <w:r>
        <w:rPr>
          <w:rFonts w:ascii="Times New Roman MT Extra Bold" w:eastAsia="黑体" w:hAnsi="Times New Roman MT Extra Bold"/>
        </w:rPr>
        <w:t>考</w:t>
      </w:r>
      <w:r>
        <w:rPr>
          <w:rFonts w:ascii="Times New Roman MT Extra Bold" w:eastAsia="黑体" w:hAnsi="Times New Roman MT Extra Bold" w:hint="eastAsia"/>
        </w:rPr>
        <w:t xml:space="preserve"> </w:t>
      </w:r>
      <w:r>
        <w:rPr>
          <w:rFonts w:ascii="Times New Roman MT Extra Bold" w:eastAsia="黑体" w:hAnsi="Times New Roman MT Extra Bold"/>
        </w:rPr>
        <w:t>文</w:t>
      </w:r>
      <w:r>
        <w:rPr>
          <w:rFonts w:ascii="Times New Roman MT Extra Bold" w:eastAsia="黑体" w:hAnsi="Times New Roman MT Extra Bold" w:hint="eastAsia"/>
        </w:rPr>
        <w:t xml:space="preserve"> </w:t>
      </w:r>
      <w:r>
        <w:rPr>
          <w:rFonts w:ascii="Times New Roman MT Extra Bold" w:eastAsia="黑体" w:hAnsi="Times New Roman MT Extra Bold"/>
        </w:rPr>
        <w:t>献</w:t>
      </w:r>
      <w:bookmarkStart w:id="38" w:name="_Ref141816378"/>
    </w:p>
    <w:p w14:paraId="31458BBA" w14:textId="77777777" w:rsidR="00EF6507" w:rsidRDefault="00EF6507" w:rsidP="00EF6507">
      <w:pPr>
        <w:pStyle w:val="af2"/>
        <w:numPr>
          <w:ilvl w:val="0"/>
          <w:numId w:val="21"/>
        </w:numPr>
        <w:tabs>
          <w:tab w:val="left" w:pos="0"/>
        </w:tabs>
        <w:spacing w:line="300" w:lineRule="exact"/>
        <w:ind w:firstLineChars="0"/>
        <w:jc w:val="left"/>
        <w:rPr>
          <w:kern w:val="0"/>
          <w:sz w:val="15"/>
          <w:szCs w:val="22"/>
          <w:lang w:bidi="zh-CN"/>
        </w:rPr>
      </w:pPr>
      <w:r w:rsidRPr="00EF6507">
        <w:rPr>
          <w:rFonts w:hint="eastAsia"/>
          <w:kern w:val="0"/>
          <w:sz w:val="15"/>
          <w:szCs w:val="22"/>
          <w:lang w:bidi="zh-CN"/>
        </w:rPr>
        <w:t>黄彦钦</w:t>
      </w:r>
      <w:r w:rsidRPr="00EF6507">
        <w:rPr>
          <w:rFonts w:hint="eastAsia"/>
          <w:kern w:val="0"/>
          <w:sz w:val="15"/>
          <w:szCs w:val="22"/>
          <w:lang w:bidi="zh-CN"/>
        </w:rPr>
        <w:t xml:space="preserve">, </w:t>
      </w:r>
      <w:r w:rsidRPr="00EF6507">
        <w:rPr>
          <w:rFonts w:hint="eastAsia"/>
          <w:kern w:val="0"/>
          <w:sz w:val="15"/>
          <w:szCs w:val="22"/>
          <w:lang w:bidi="zh-CN"/>
        </w:rPr>
        <w:t>余浩</w:t>
      </w:r>
      <w:r w:rsidRPr="00EF6507">
        <w:rPr>
          <w:rFonts w:hint="eastAsia"/>
          <w:kern w:val="0"/>
          <w:sz w:val="15"/>
          <w:szCs w:val="22"/>
          <w:lang w:bidi="zh-CN"/>
        </w:rPr>
        <w:t xml:space="preserve">, </w:t>
      </w:r>
      <w:r w:rsidRPr="00EF6507">
        <w:rPr>
          <w:rFonts w:hint="eastAsia"/>
          <w:kern w:val="0"/>
          <w:sz w:val="15"/>
          <w:szCs w:val="22"/>
          <w:lang w:bidi="zh-CN"/>
        </w:rPr>
        <w:t>尹钧毅</w:t>
      </w:r>
      <w:r w:rsidRPr="00EF6507">
        <w:rPr>
          <w:rFonts w:hint="eastAsia"/>
          <w:kern w:val="0"/>
          <w:sz w:val="15"/>
          <w:szCs w:val="22"/>
          <w:lang w:bidi="zh-CN"/>
        </w:rPr>
        <w:t xml:space="preserve">, </w:t>
      </w:r>
      <w:r w:rsidRPr="00EF6507">
        <w:rPr>
          <w:rFonts w:hint="eastAsia"/>
          <w:kern w:val="0"/>
          <w:sz w:val="15"/>
          <w:szCs w:val="22"/>
          <w:lang w:bidi="zh-CN"/>
        </w:rPr>
        <w:t>等</w:t>
      </w:r>
      <w:r w:rsidRPr="00EF6507">
        <w:rPr>
          <w:rFonts w:hint="eastAsia"/>
          <w:kern w:val="0"/>
          <w:sz w:val="15"/>
          <w:szCs w:val="22"/>
          <w:lang w:bidi="zh-CN"/>
        </w:rPr>
        <w:t xml:space="preserve">. </w:t>
      </w:r>
      <w:r w:rsidRPr="00EF6507">
        <w:rPr>
          <w:rFonts w:hint="eastAsia"/>
          <w:kern w:val="0"/>
          <w:sz w:val="15"/>
          <w:szCs w:val="22"/>
          <w:lang w:bidi="zh-CN"/>
        </w:rPr>
        <w:t>电力物联网数据传输方案</w:t>
      </w:r>
      <w:r w:rsidRPr="00EF6507">
        <w:rPr>
          <w:rFonts w:hint="eastAsia"/>
          <w:kern w:val="0"/>
          <w:sz w:val="15"/>
          <w:szCs w:val="22"/>
          <w:lang w:bidi="zh-CN"/>
        </w:rPr>
        <w:t xml:space="preserve">: </w:t>
      </w:r>
      <w:r w:rsidRPr="00EF6507">
        <w:rPr>
          <w:rFonts w:hint="eastAsia"/>
          <w:kern w:val="0"/>
          <w:sz w:val="15"/>
          <w:szCs w:val="22"/>
          <w:lang w:bidi="zh-CN"/>
        </w:rPr>
        <w:t>现状与基于</w:t>
      </w:r>
      <w:r w:rsidRPr="00EF6507">
        <w:rPr>
          <w:rFonts w:hint="eastAsia"/>
          <w:kern w:val="0"/>
          <w:sz w:val="15"/>
          <w:szCs w:val="22"/>
          <w:lang w:bidi="zh-CN"/>
        </w:rPr>
        <w:t xml:space="preserve"> 5G </w:t>
      </w:r>
      <w:r w:rsidRPr="00EF6507">
        <w:rPr>
          <w:rFonts w:hint="eastAsia"/>
          <w:kern w:val="0"/>
          <w:sz w:val="15"/>
          <w:szCs w:val="22"/>
          <w:lang w:bidi="zh-CN"/>
        </w:rPr>
        <w:t>技术的展望</w:t>
      </w:r>
      <w:r w:rsidRPr="00EF6507">
        <w:rPr>
          <w:rFonts w:hint="eastAsia"/>
          <w:kern w:val="0"/>
          <w:sz w:val="15"/>
          <w:szCs w:val="22"/>
          <w:lang w:bidi="zh-CN"/>
        </w:rPr>
        <w:t xml:space="preserve">[J]. </w:t>
      </w:r>
      <w:r w:rsidRPr="00EF6507">
        <w:rPr>
          <w:rFonts w:hint="eastAsia"/>
          <w:kern w:val="0"/>
          <w:sz w:val="15"/>
          <w:szCs w:val="22"/>
          <w:lang w:bidi="zh-CN"/>
        </w:rPr>
        <w:t>电工技术学报</w:t>
      </w:r>
      <w:r w:rsidRPr="00EF6507">
        <w:rPr>
          <w:rFonts w:hint="eastAsia"/>
          <w:kern w:val="0"/>
          <w:sz w:val="15"/>
          <w:szCs w:val="22"/>
          <w:lang w:bidi="zh-CN"/>
        </w:rPr>
        <w:t>, 2021, 36(17): 3581-3593.</w:t>
      </w:r>
    </w:p>
    <w:p w14:paraId="4A30B362" w14:textId="65D3CFB1" w:rsidR="00EC4FED" w:rsidRDefault="00EC4FED" w:rsidP="00EF6507">
      <w:pPr>
        <w:pStyle w:val="af2"/>
        <w:numPr>
          <w:ilvl w:val="0"/>
          <w:numId w:val="21"/>
        </w:numPr>
        <w:tabs>
          <w:tab w:val="left" w:pos="0"/>
        </w:tabs>
        <w:spacing w:line="300" w:lineRule="exact"/>
        <w:ind w:firstLineChars="0"/>
        <w:jc w:val="left"/>
        <w:rPr>
          <w:kern w:val="0"/>
          <w:sz w:val="15"/>
          <w:szCs w:val="22"/>
          <w:lang w:bidi="zh-CN"/>
        </w:rPr>
      </w:pPr>
      <w:r w:rsidRPr="00EC4FED">
        <w:rPr>
          <w:kern w:val="0"/>
          <w:sz w:val="15"/>
          <w:szCs w:val="22"/>
          <w:lang w:bidi="zh-CN"/>
        </w:rPr>
        <w:t xml:space="preserve">Yılmaz Y, </w:t>
      </w:r>
      <w:proofErr w:type="spellStart"/>
      <w:r w:rsidRPr="00EC4FED">
        <w:rPr>
          <w:kern w:val="0"/>
          <w:sz w:val="15"/>
          <w:szCs w:val="22"/>
          <w:lang w:bidi="zh-CN"/>
        </w:rPr>
        <w:t>Uludag</w:t>
      </w:r>
      <w:proofErr w:type="spellEnd"/>
      <w:r w:rsidRPr="00EC4FED">
        <w:rPr>
          <w:kern w:val="0"/>
          <w:sz w:val="15"/>
          <w:szCs w:val="22"/>
          <w:lang w:bidi="zh-CN"/>
        </w:rPr>
        <w:t xml:space="preserve"> S. Timely detection and mitigation of IoT-based cyberattacks in the smart grid[J]. Journal of the Franklin Institute, 2021, 358(1): 172-192.</w:t>
      </w:r>
    </w:p>
    <w:p w14:paraId="32E2660D" w14:textId="77777777" w:rsidR="00EF6507" w:rsidRPr="00EF6507" w:rsidRDefault="00EF6507" w:rsidP="00EF6507">
      <w:pPr>
        <w:pStyle w:val="af2"/>
        <w:numPr>
          <w:ilvl w:val="0"/>
          <w:numId w:val="21"/>
        </w:numPr>
        <w:tabs>
          <w:tab w:val="left" w:pos="0"/>
        </w:tabs>
        <w:spacing w:line="300" w:lineRule="exact"/>
        <w:ind w:firstLineChars="0"/>
        <w:jc w:val="left"/>
        <w:rPr>
          <w:kern w:val="0"/>
          <w:sz w:val="15"/>
          <w:szCs w:val="22"/>
          <w:lang w:bidi="zh-CN"/>
        </w:rPr>
      </w:pPr>
      <w:r w:rsidRPr="00EF6507">
        <w:rPr>
          <w:rFonts w:hint="eastAsia"/>
          <w:kern w:val="0"/>
          <w:sz w:val="15"/>
          <w:szCs w:val="22"/>
          <w:lang w:bidi="zh-CN"/>
        </w:rPr>
        <w:t>苏盛</w:t>
      </w:r>
      <w:r w:rsidRPr="00EF6507">
        <w:rPr>
          <w:rFonts w:hint="eastAsia"/>
          <w:kern w:val="0"/>
          <w:sz w:val="15"/>
          <w:szCs w:val="22"/>
          <w:lang w:bidi="zh-CN"/>
        </w:rPr>
        <w:t xml:space="preserve">, </w:t>
      </w:r>
      <w:r w:rsidRPr="00EF6507">
        <w:rPr>
          <w:rFonts w:hint="eastAsia"/>
          <w:kern w:val="0"/>
          <w:sz w:val="15"/>
          <w:szCs w:val="22"/>
          <w:lang w:bidi="zh-CN"/>
        </w:rPr>
        <w:t>汪干</w:t>
      </w:r>
      <w:r w:rsidRPr="00EF6507">
        <w:rPr>
          <w:rFonts w:hint="eastAsia"/>
          <w:kern w:val="0"/>
          <w:sz w:val="15"/>
          <w:szCs w:val="22"/>
          <w:lang w:bidi="zh-CN"/>
        </w:rPr>
        <w:t xml:space="preserve">, </w:t>
      </w:r>
      <w:r w:rsidRPr="00EF6507">
        <w:rPr>
          <w:rFonts w:hint="eastAsia"/>
          <w:kern w:val="0"/>
          <w:sz w:val="15"/>
          <w:szCs w:val="22"/>
          <w:lang w:bidi="zh-CN"/>
        </w:rPr>
        <w:t>刘亮</w:t>
      </w:r>
      <w:r w:rsidRPr="00EF6507">
        <w:rPr>
          <w:rFonts w:hint="eastAsia"/>
          <w:kern w:val="0"/>
          <w:sz w:val="15"/>
          <w:szCs w:val="22"/>
          <w:lang w:bidi="zh-CN"/>
        </w:rPr>
        <w:t xml:space="preserve">, </w:t>
      </w:r>
      <w:r w:rsidRPr="00EF6507">
        <w:rPr>
          <w:rFonts w:hint="eastAsia"/>
          <w:kern w:val="0"/>
          <w:sz w:val="15"/>
          <w:szCs w:val="22"/>
          <w:lang w:bidi="zh-CN"/>
        </w:rPr>
        <w:t>等</w:t>
      </w:r>
      <w:r w:rsidRPr="00EF6507">
        <w:rPr>
          <w:rFonts w:hint="eastAsia"/>
          <w:kern w:val="0"/>
          <w:sz w:val="15"/>
          <w:szCs w:val="22"/>
          <w:lang w:bidi="zh-CN"/>
        </w:rPr>
        <w:t xml:space="preserve">. </w:t>
      </w:r>
      <w:r w:rsidRPr="00EF6507">
        <w:rPr>
          <w:rFonts w:hint="eastAsia"/>
          <w:kern w:val="0"/>
          <w:sz w:val="15"/>
          <w:szCs w:val="22"/>
          <w:lang w:bidi="zh-CN"/>
        </w:rPr>
        <w:t>电力物联网终端安全防护研究综述</w:t>
      </w:r>
      <w:r w:rsidRPr="00EF6507">
        <w:rPr>
          <w:rFonts w:hint="eastAsia"/>
          <w:kern w:val="0"/>
          <w:sz w:val="15"/>
          <w:szCs w:val="22"/>
          <w:lang w:bidi="zh-CN"/>
        </w:rPr>
        <w:t xml:space="preserve">[J]. </w:t>
      </w:r>
      <w:r w:rsidRPr="00EF6507">
        <w:rPr>
          <w:rFonts w:hint="eastAsia"/>
          <w:kern w:val="0"/>
          <w:sz w:val="15"/>
          <w:szCs w:val="22"/>
          <w:lang w:bidi="zh-CN"/>
        </w:rPr>
        <w:t>高电压技术</w:t>
      </w:r>
      <w:r w:rsidRPr="00EF6507">
        <w:rPr>
          <w:rFonts w:hint="eastAsia"/>
          <w:kern w:val="0"/>
          <w:sz w:val="15"/>
          <w:szCs w:val="22"/>
          <w:lang w:bidi="zh-CN"/>
        </w:rPr>
        <w:t>, 2022, 48(2): 513-525.</w:t>
      </w:r>
    </w:p>
    <w:p w14:paraId="50281FF5" w14:textId="3104A178" w:rsidR="00EF6507" w:rsidRPr="00EF6507" w:rsidRDefault="00DC4002" w:rsidP="00EF6507">
      <w:pPr>
        <w:pStyle w:val="af2"/>
        <w:numPr>
          <w:ilvl w:val="0"/>
          <w:numId w:val="21"/>
        </w:numPr>
        <w:tabs>
          <w:tab w:val="left" w:pos="0"/>
        </w:tabs>
        <w:spacing w:line="300" w:lineRule="exact"/>
        <w:ind w:firstLineChars="0"/>
        <w:jc w:val="left"/>
        <w:rPr>
          <w:kern w:val="0"/>
          <w:sz w:val="15"/>
          <w:szCs w:val="22"/>
          <w:lang w:bidi="zh-CN"/>
        </w:rPr>
      </w:pPr>
      <w:r w:rsidRPr="00DC4002">
        <w:rPr>
          <w:kern w:val="0"/>
          <w:sz w:val="15"/>
          <w:szCs w:val="22"/>
          <w:lang w:bidi="zh-CN"/>
        </w:rPr>
        <w:t>Kumari A, Tanwar S. Secure data analytics for smart grid systems in a sustainable smart city: Challenges, solutions, and future directions[J]. Sustainable computing: informatics and systems, 2020, 28: 100427.</w:t>
      </w:r>
    </w:p>
    <w:p w14:paraId="625D52FC" w14:textId="77777777" w:rsidR="00EF6507" w:rsidRPr="00EF6507" w:rsidRDefault="00EF6507">
      <w:pPr>
        <w:tabs>
          <w:tab w:val="left" w:pos="0"/>
        </w:tabs>
        <w:spacing w:line="300" w:lineRule="exact"/>
        <w:rPr>
          <w:kern w:val="0"/>
          <w:sz w:val="15"/>
          <w:szCs w:val="22"/>
          <w:lang w:bidi="zh-CN"/>
        </w:rPr>
      </w:pPr>
    </w:p>
    <w:p w14:paraId="76D90FA4" w14:textId="486EEBEA" w:rsidR="003E2EF6" w:rsidRDefault="003E2EF6">
      <w:pPr>
        <w:tabs>
          <w:tab w:val="left" w:pos="0"/>
        </w:tabs>
        <w:spacing w:line="300" w:lineRule="exact"/>
        <w:rPr>
          <w:kern w:val="0"/>
          <w:sz w:val="15"/>
          <w:szCs w:val="22"/>
          <w:lang w:bidi="zh-CN"/>
        </w:rPr>
      </w:pPr>
      <w:r>
        <w:rPr>
          <w:rFonts w:hint="eastAsia"/>
          <w:kern w:val="0"/>
          <w:sz w:val="15"/>
          <w:szCs w:val="22"/>
          <w:lang w:bidi="zh-CN"/>
        </w:rPr>
        <w:t>[1]</w:t>
      </w:r>
      <w:r>
        <w:rPr>
          <w:kern w:val="0"/>
          <w:sz w:val="15"/>
          <w:szCs w:val="22"/>
          <w:lang w:bidi="zh-CN"/>
        </w:rPr>
        <w:t>LI</w:t>
      </w:r>
      <w:r>
        <w:rPr>
          <w:rFonts w:hint="eastAsia"/>
          <w:kern w:val="0"/>
          <w:sz w:val="15"/>
          <w:szCs w:val="22"/>
          <w:lang w:bidi="zh-CN"/>
        </w:rPr>
        <w:t xml:space="preserve"> </w:t>
      </w:r>
      <w:proofErr w:type="gramStart"/>
      <w:r>
        <w:rPr>
          <w:kern w:val="0"/>
          <w:sz w:val="15"/>
          <w:szCs w:val="22"/>
          <w:lang w:bidi="zh-CN"/>
        </w:rPr>
        <w:t>H,OTA</w:t>
      </w:r>
      <w:proofErr w:type="gramEnd"/>
      <w:r>
        <w:rPr>
          <w:rFonts w:hint="eastAsia"/>
          <w:kern w:val="0"/>
          <w:sz w:val="15"/>
          <w:szCs w:val="22"/>
          <w:lang w:bidi="zh-CN"/>
        </w:rPr>
        <w:t xml:space="preserve"> </w:t>
      </w:r>
      <w:r>
        <w:rPr>
          <w:kern w:val="0"/>
          <w:sz w:val="15"/>
          <w:szCs w:val="22"/>
          <w:lang w:bidi="zh-CN"/>
        </w:rPr>
        <w:t>K,DONG</w:t>
      </w:r>
      <w:r>
        <w:rPr>
          <w:rFonts w:hint="eastAsia"/>
          <w:kern w:val="0"/>
          <w:sz w:val="15"/>
          <w:szCs w:val="22"/>
          <w:lang w:bidi="zh-CN"/>
        </w:rPr>
        <w:t xml:space="preserve"> </w:t>
      </w:r>
      <w:r>
        <w:rPr>
          <w:kern w:val="0"/>
          <w:sz w:val="15"/>
          <w:szCs w:val="22"/>
          <w:lang w:bidi="zh-CN"/>
        </w:rPr>
        <w:t>M</w:t>
      </w:r>
      <w:r>
        <w:rPr>
          <w:rFonts w:hint="eastAsia"/>
          <w:kern w:val="0"/>
          <w:sz w:val="15"/>
          <w:szCs w:val="22"/>
          <w:lang w:bidi="zh-CN"/>
        </w:rPr>
        <w:t xml:space="preserve"> </w:t>
      </w:r>
      <w:proofErr w:type="spellStart"/>
      <w:r>
        <w:rPr>
          <w:kern w:val="0"/>
          <w:sz w:val="15"/>
          <w:szCs w:val="22"/>
          <w:lang w:bidi="zh-CN"/>
        </w:rPr>
        <w:t>X.Ai</w:t>
      </w:r>
      <w:proofErr w:type="spellEnd"/>
      <w:r>
        <w:rPr>
          <w:kern w:val="0"/>
          <w:sz w:val="15"/>
          <w:szCs w:val="22"/>
          <w:lang w:bidi="zh-CN"/>
        </w:rPr>
        <w:t xml:space="preserve"> in </w:t>
      </w:r>
      <w:proofErr w:type="spellStart"/>
      <w:r>
        <w:rPr>
          <w:kern w:val="0"/>
          <w:sz w:val="15"/>
          <w:szCs w:val="22"/>
          <w:lang w:bidi="zh-CN"/>
        </w:rPr>
        <w:t>sagin:Building</w:t>
      </w:r>
      <w:proofErr w:type="spellEnd"/>
      <w:r>
        <w:rPr>
          <w:kern w:val="0"/>
          <w:sz w:val="15"/>
          <w:szCs w:val="22"/>
          <w:lang w:bidi="zh-CN"/>
        </w:rPr>
        <w:t xml:space="preserve"> deep learning service-oriented space-air-ground integrated networks[J].IEEE Network, 2023,37(2):154-159.</w:t>
      </w:r>
    </w:p>
    <w:p w14:paraId="0039F39A" w14:textId="77777777" w:rsidR="003E2EF6" w:rsidRDefault="003E2EF6">
      <w:pPr>
        <w:tabs>
          <w:tab w:val="left" w:pos="0"/>
        </w:tabs>
        <w:spacing w:line="300" w:lineRule="exact"/>
        <w:rPr>
          <w:ins w:id="39" w:author="admin" w:date="2024-03-06T10:10:00Z"/>
          <w:color w:val="0000FF"/>
          <w:kern w:val="0"/>
          <w:sz w:val="15"/>
          <w:szCs w:val="15"/>
        </w:rPr>
      </w:pPr>
      <w:r>
        <w:rPr>
          <w:rFonts w:hint="eastAsia"/>
          <w:color w:val="0000FF"/>
          <w:kern w:val="0"/>
          <w:sz w:val="15"/>
          <w:szCs w:val="15"/>
        </w:rPr>
        <w:t>[</w:t>
      </w:r>
      <w:proofErr w:type="gramStart"/>
      <w:r>
        <w:rPr>
          <w:rFonts w:hint="eastAsia"/>
          <w:color w:val="0000FF"/>
          <w:kern w:val="0"/>
          <w:sz w:val="15"/>
          <w:szCs w:val="15"/>
        </w:rPr>
        <w:t>2]</w:t>
      </w:r>
      <w:r>
        <w:rPr>
          <w:color w:val="0000FF"/>
          <w:kern w:val="0"/>
          <w:sz w:val="15"/>
          <w:szCs w:val="15"/>
        </w:rPr>
        <w:t>KANG</w:t>
      </w:r>
      <w:proofErr w:type="gramEnd"/>
      <w:r>
        <w:rPr>
          <w:color w:val="0000FF"/>
          <w:kern w:val="0"/>
          <w:sz w:val="15"/>
          <w:szCs w:val="15"/>
        </w:rPr>
        <w:t xml:space="preserve"> J</w:t>
      </w:r>
      <w:r>
        <w:rPr>
          <w:rFonts w:hint="eastAsia"/>
          <w:color w:val="0000FF"/>
          <w:kern w:val="0"/>
          <w:sz w:val="15"/>
          <w:szCs w:val="15"/>
        </w:rPr>
        <w:t xml:space="preserve"> </w:t>
      </w:r>
      <w:r>
        <w:rPr>
          <w:color w:val="0000FF"/>
          <w:kern w:val="0"/>
          <w:sz w:val="15"/>
          <w:szCs w:val="15"/>
        </w:rPr>
        <w:t>W,LI</w:t>
      </w:r>
      <w:r>
        <w:rPr>
          <w:rFonts w:hint="eastAsia"/>
          <w:color w:val="0000FF"/>
          <w:kern w:val="0"/>
          <w:sz w:val="15"/>
          <w:szCs w:val="15"/>
        </w:rPr>
        <w:t xml:space="preserve"> </w:t>
      </w:r>
      <w:r>
        <w:rPr>
          <w:color w:val="0000FF"/>
          <w:kern w:val="0"/>
          <w:sz w:val="15"/>
          <w:szCs w:val="15"/>
        </w:rPr>
        <w:t>X</w:t>
      </w:r>
      <w:r>
        <w:rPr>
          <w:rFonts w:hint="eastAsia"/>
          <w:color w:val="0000FF"/>
          <w:kern w:val="0"/>
          <w:sz w:val="15"/>
          <w:szCs w:val="15"/>
        </w:rPr>
        <w:t xml:space="preserve"> </w:t>
      </w:r>
      <w:r>
        <w:rPr>
          <w:color w:val="0000FF"/>
          <w:kern w:val="0"/>
          <w:sz w:val="15"/>
          <w:szCs w:val="15"/>
        </w:rPr>
        <w:t>D,N</w:t>
      </w:r>
      <w:r>
        <w:rPr>
          <w:rFonts w:hint="eastAsia"/>
          <w:color w:val="0000FF"/>
          <w:kern w:val="0"/>
          <w:sz w:val="15"/>
          <w:szCs w:val="15"/>
        </w:rPr>
        <w:t xml:space="preserve">IE </w:t>
      </w:r>
      <w:r>
        <w:rPr>
          <w:color w:val="0000FF"/>
          <w:kern w:val="0"/>
          <w:sz w:val="15"/>
          <w:szCs w:val="15"/>
        </w:rPr>
        <w:t>J</w:t>
      </w:r>
      <w:r>
        <w:rPr>
          <w:rFonts w:hint="eastAsia"/>
          <w:color w:val="0000FF"/>
          <w:kern w:val="0"/>
          <w:sz w:val="15"/>
          <w:szCs w:val="15"/>
        </w:rPr>
        <w:t xml:space="preserve"> </w:t>
      </w:r>
      <w:proofErr w:type="spellStart"/>
      <w:r>
        <w:rPr>
          <w:rFonts w:hint="eastAsia"/>
          <w:color w:val="0000FF"/>
          <w:kern w:val="0"/>
          <w:sz w:val="15"/>
          <w:szCs w:val="15"/>
        </w:rPr>
        <w:t>T,et</w:t>
      </w:r>
      <w:proofErr w:type="spellEnd"/>
      <w:r>
        <w:rPr>
          <w:rFonts w:hint="eastAsia"/>
          <w:color w:val="0000FF"/>
          <w:kern w:val="0"/>
          <w:sz w:val="15"/>
          <w:szCs w:val="15"/>
        </w:rPr>
        <w:t xml:space="preserve"> </w:t>
      </w:r>
      <w:proofErr w:type="spellStart"/>
      <w:r>
        <w:rPr>
          <w:rFonts w:hint="eastAsia"/>
          <w:color w:val="0000FF"/>
          <w:kern w:val="0"/>
          <w:sz w:val="15"/>
          <w:szCs w:val="15"/>
        </w:rPr>
        <w:t>al</w:t>
      </w:r>
      <w:r>
        <w:rPr>
          <w:color w:val="0000FF"/>
          <w:kern w:val="0"/>
          <w:sz w:val="15"/>
          <w:szCs w:val="15"/>
        </w:rPr>
        <w:t>.Communication</w:t>
      </w:r>
      <w:proofErr w:type="spellEnd"/>
      <w:r>
        <w:rPr>
          <w:color w:val="0000FF"/>
          <w:kern w:val="0"/>
          <w:sz w:val="15"/>
          <w:szCs w:val="15"/>
        </w:rPr>
        <w:t>-efficient and cross-chain empowered federated</w:t>
      </w:r>
      <w:r>
        <w:rPr>
          <w:rFonts w:hint="eastAsia"/>
          <w:color w:val="0000FF"/>
          <w:kern w:val="0"/>
          <w:sz w:val="15"/>
          <w:szCs w:val="15"/>
        </w:rPr>
        <w:t xml:space="preserve"> </w:t>
      </w:r>
      <w:r>
        <w:rPr>
          <w:color w:val="0000FF"/>
          <w:kern w:val="0"/>
          <w:sz w:val="15"/>
          <w:szCs w:val="15"/>
        </w:rPr>
        <w:t xml:space="preserve">learning for artificial intelligence of things[J].IEEE Transactions on Network Science and Engineering,2022, 9(5):2966-2977. </w:t>
      </w:r>
    </w:p>
    <w:p w14:paraId="4A431983" w14:textId="77777777" w:rsidR="003E2EF6" w:rsidRDefault="003E2EF6">
      <w:pPr>
        <w:tabs>
          <w:tab w:val="left" w:pos="0"/>
        </w:tabs>
        <w:spacing w:line="300" w:lineRule="exact"/>
        <w:rPr>
          <w:kern w:val="0"/>
          <w:sz w:val="15"/>
          <w:szCs w:val="22"/>
          <w:lang w:bidi="zh-CN"/>
        </w:rPr>
      </w:pPr>
      <w:r>
        <w:rPr>
          <w:rFonts w:hint="eastAsia"/>
          <w:kern w:val="0"/>
          <w:sz w:val="15"/>
          <w:szCs w:val="22"/>
          <w:lang w:bidi="zh-CN"/>
        </w:rPr>
        <w:t>[</w:t>
      </w:r>
      <w:proofErr w:type="gramStart"/>
      <w:r>
        <w:rPr>
          <w:rFonts w:hint="eastAsia"/>
          <w:kern w:val="0"/>
          <w:sz w:val="15"/>
          <w:szCs w:val="22"/>
          <w:lang w:bidi="zh-CN"/>
        </w:rPr>
        <w:t>3]</w:t>
      </w:r>
      <w:r>
        <w:rPr>
          <w:rFonts w:hint="eastAsia"/>
          <w:kern w:val="0"/>
          <w:sz w:val="15"/>
          <w:szCs w:val="15"/>
        </w:rPr>
        <w:t>YUAN</w:t>
      </w:r>
      <w:proofErr w:type="gramEnd"/>
      <w:r>
        <w:rPr>
          <w:rFonts w:hint="eastAsia"/>
          <w:kern w:val="0"/>
          <w:sz w:val="15"/>
          <w:szCs w:val="15"/>
        </w:rPr>
        <w:t xml:space="preserve"> X M,CHEN J H,ZHANG </w:t>
      </w:r>
      <w:proofErr w:type="spellStart"/>
      <w:r>
        <w:rPr>
          <w:rFonts w:hint="eastAsia"/>
          <w:kern w:val="0"/>
          <w:sz w:val="15"/>
          <w:szCs w:val="15"/>
        </w:rPr>
        <w:t>N,et</w:t>
      </w:r>
      <w:proofErr w:type="spellEnd"/>
      <w:r>
        <w:rPr>
          <w:rFonts w:hint="eastAsia"/>
          <w:kern w:val="0"/>
          <w:sz w:val="15"/>
          <w:szCs w:val="15"/>
        </w:rPr>
        <w:t xml:space="preserve"> </w:t>
      </w:r>
      <w:proofErr w:type="spellStart"/>
      <w:r>
        <w:rPr>
          <w:rFonts w:hint="eastAsia"/>
          <w:kern w:val="0"/>
          <w:sz w:val="15"/>
          <w:szCs w:val="15"/>
        </w:rPr>
        <w:t>al</w:t>
      </w:r>
      <w:r>
        <w:rPr>
          <w:kern w:val="0"/>
          <w:sz w:val="15"/>
          <w:szCs w:val="15"/>
        </w:rPr>
        <w:t>.Digital</w:t>
      </w:r>
      <w:proofErr w:type="spellEnd"/>
      <w:r>
        <w:rPr>
          <w:rFonts w:hint="eastAsia"/>
          <w:kern w:val="0"/>
          <w:sz w:val="15"/>
          <w:szCs w:val="15"/>
        </w:rPr>
        <w:t xml:space="preserve"> </w:t>
      </w:r>
      <w:r>
        <w:rPr>
          <w:kern w:val="0"/>
          <w:sz w:val="15"/>
          <w:szCs w:val="15"/>
        </w:rPr>
        <w:t xml:space="preserve">twin-driven vehicular task offloading and </w:t>
      </w:r>
      <w:proofErr w:type="spellStart"/>
      <w:r>
        <w:rPr>
          <w:kern w:val="0"/>
          <w:sz w:val="15"/>
          <w:szCs w:val="15"/>
        </w:rPr>
        <w:t>irs</w:t>
      </w:r>
      <w:proofErr w:type="spellEnd"/>
      <w:r>
        <w:rPr>
          <w:kern w:val="0"/>
          <w:sz w:val="15"/>
          <w:szCs w:val="15"/>
        </w:rPr>
        <w:t xml:space="preserve"> configuration in the internet</w:t>
      </w:r>
      <w:r>
        <w:rPr>
          <w:rFonts w:hint="eastAsia"/>
          <w:kern w:val="0"/>
          <w:sz w:val="15"/>
          <w:szCs w:val="15"/>
        </w:rPr>
        <w:t xml:space="preserve"> </w:t>
      </w:r>
      <w:r>
        <w:rPr>
          <w:kern w:val="0"/>
          <w:sz w:val="15"/>
          <w:szCs w:val="15"/>
        </w:rPr>
        <w:t xml:space="preserve">of vehicles[J].IEEE Transactions on Intelligent Transportation Systems,2022, 23(12):24290-24304. </w:t>
      </w:r>
    </w:p>
    <w:p w14:paraId="0B3683C5" w14:textId="77777777" w:rsidR="003E2EF6" w:rsidRDefault="003E2EF6">
      <w:pPr>
        <w:tabs>
          <w:tab w:val="left" w:pos="0"/>
        </w:tabs>
        <w:spacing w:line="300" w:lineRule="exact"/>
        <w:rPr>
          <w:kern w:val="0"/>
          <w:sz w:val="15"/>
          <w:szCs w:val="22"/>
          <w:lang w:bidi="zh-CN"/>
        </w:rPr>
      </w:pPr>
      <w:r>
        <w:rPr>
          <w:rFonts w:hint="eastAsia"/>
          <w:kern w:val="0"/>
          <w:sz w:val="15"/>
          <w:szCs w:val="22"/>
          <w:lang w:bidi="zh-CN"/>
        </w:rPr>
        <w:t>[</w:t>
      </w:r>
      <w:proofErr w:type="gramStart"/>
      <w:r>
        <w:rPr>
          <w:rFonts w:hint="eastAsia"/>
          <w:kern w:val="0"/>
          <w:sz w:val="15"/>
          <w:szCs w:val="22"/>
          <w:lang w:bidi="zh-CN"/>
        </w:rPr>
        <w:t>4]</w:t>
      </w:r>
      <w:r>
        <w:rPr>
          <w:kern w:val="0"/>
          <w:sz w:val="15"/>
          <w:szCs w:val="15"/>
        </w:rPr>
        <w:t>F</w:t>
      </w:r>
      <w:r>
        <w:rPr>
          <w:rFonts w:hint="eastAsia"/>
          <w:kern w:val="0"/>
          <w:sz w:val="15"/>
          <w:szCs w:val="15"/>
        </w:rPr>
        <w:t>ENG</w:t>
      </w:r>
      <w:proofErr w:type="gramEnd"/>
      <w:r>
        <w:rPr>
          <w:rFonts w:hint="eastAsia"/>
          <w:kern w:val="0"/>
          <w:sz w:val="15"/>
          <w:szCs w:val="15"/>
        </w:rPr>
        <w:t xml:space="preserve"> J</w:t>
      </w:r>
      <w:r>
        <w:rPr>
          <w:kern w:val="0"/>
          <w:sz w:val="15"/>
          <w:szCs w:val="15"/>
        </w:rPr>
        <w:t>,L</w:t>
      </w:r>
      <w:r>
        <w:rPr>
          <w:rFonts w:hint="eastAsia"/>
          <w:kern w:val="0"/>
          <w:sz w:val="15"/>
          <w:szCs w:val="15"/>
        </w:rPr>
        <w:t>IU L</w:t>
      </w:r>
      <w:r>
        <w:rPr>
          <w:kern w:val="0"/>
          <w:sz w:val="15"/>
          <w:szCs w:val="15"/>
        </w:rPr>
        <w:t>,H</w:t>
      </w:r>
      <w:r>
        <w:rPr>
          <w:rFonts w:hint="eastAsia"/>
          <w:kern w:val="0"/>
          <w:sz w:val="15"/>
          <w:szCs w:val="15"/>
        </w:rPr>
        <w:t xml:space="preserve">OU X </w:t>
      </w:r>
      <w:proofErr w:type="spellStart"/>
      <w:r>
        <w:rPr>
          <w:rFonts w:hint="eastAsia"/>
          <w:kern w:val="0"/>
          <w:sz w:val="15"/>
          <w:szCs w:val="15"/>
        </w:rPr>
        <w:t>W</w:t>
      </w:r>
      <w:r>
        <w:rPr>
          <w:kern w:val="0"/>
          <w:sz w:val="15"/>
          <w:szCs w:val="15"/>
        </w:rPr>
        <w:t>,</w:t>
      </w:r>
      <w:r>
        <w:rPr>
          <w:rFonts w:hint="eastAsia"/>
          <w:kern w:val="0"/>
          <w:sz w:val="15"/>
          <w:szCs w:val="15"/>
        </w:rPr>
        <w:t>et</w:t>
      </w:r>
      <w:proofErr w:type="spellEnd"/>
      <w:r>
        <w:rPr>
          <w:rFonts w:hint="eastAsia"/>
          <w:kern w:val="0"/>
          <w:sz w:val="15"/>
          <w:szCs w:val="15"/>
        </w:rPr>
        <w:t xml:space="preserve"> </w:t>
      </w:r>
      <w:proofErr w:type="spellStart"/>
      <w:r>
        <w:rPr>
          <w:rFonts w:hint="eastAsia"/>
          <w:kern w:val="0"/>
          <w:sz w:val="15"/>
          <w:szCs w:val="15"/>
        </w:rPr>
        <w:t>al</w:t>
      </w:r>
      <w:r>
        <w:rPr>
          <w:kern w:val="0"/>
          <w:sz w:val="15"/>
          <w:szCs w:val="15"/>
        </w:rPr>
        <w:t>.Qoe</w:t>
      </w:r>
      <w:proofErr w:type="spellEnd"/>
      <w:r>
        <w:rPr>
          <w:kern w:val="0"/>
          <w:sz w:val="15"/>
          <w:szCs w:val="15"/>
        </w:rPr>
        <w:t xml:space="preserve"> fairness resource</w:t>
      </w:r>
      <w:r>
        <w:rPr>
          <w:rFonts w:hint="eastAsia"/>
          <w:kern w:val="0"/>
          <w:sz w:val="15"/>
          <w:szCs w:val="15"/>
        </w:rPr>
        <w:t xml:space="preserve"> </w:t>
      </w:r>
      <w:r>
        <w:rPr>
          <w:kern w:val="0"/>
          <w:sz w:val="15"/>
          <w:szCs w:val="15"/>
        </w:rPr>
        <w:t>allocation in digital twin-enabled wireless virtual reality systems[J].IEEE Journal on Selected Areas in Communications,2023,41(11):3355-3368</w:t>
      </w:r>
      <w:r>
        <w:rPr>
          <w:rFonts w:hint="eastAsia"/>
          <w:kern w:val="0"/>
          <w:sz w:val="15"/>
          <w:szCs w:val="15"/>
        </w:rPr>
        <w:t>.</w:t>
      </w:r>
      <w:r>
        <w:rPr>
          <w:kern w:val="0"/>
          <w:sz w:val="15"/>
          <w:szCs w:val="15"/>
        </w:rPr>
        <w:t xml:space="preserve"> </w:t>
      </w:r>
    </w:p>
    <w:p w14:paraId="4569E1E0" w14:textId="77777777" w:rsidR="003E2EF6" w:rsidRDefault="003E2EF6">
      <w:pPr>
        <w:tabs>
          <w:tab w:val="left" w:pos="0"/>
        </w:tabs>
        <w:spacing w:line="300" w:lineRule="exact"/>
        <w:rPr>
          <w:color w:val="0000FF"/>
          <w:kern w:val="0"/>
          <w:sz w:val="15"/>
          <w:szCs w:val="22"/>
          <w:lang w:bidi="zh-CN"/>
        </w:rPr>
      </w:pPr>
      <w:r>
        <w:rPr>
          <w:rFonts w:hint="eastAsia"/>
          <w:color w:val="0000FF"/>
          <w:kern w:val="0"/>
          <w:sz w:val="15"/>
          <w:szCs w:val="22"/>
          <w:lang w:bidi="zh-CN"/>
        </w:rPr>
        <w:t>[5]</w:t>
      </w:r>
      <w:r>
        <w:rPr>
          <w:color w:val="0000FF"/>
          <w:kern w:val="0"/>
          <w:sz w:val="15"/>
          <w:szCs w:val="15"/>
        </w:rPr>
        <w:t>H</w:t>
      </w:r>
      <w:r>
        <w:rPr>
          <w:rFonts w:hint="eastAsia"/>
          <w:color w:val="0000FF"/>
          <w:kern w:val="0"/>
          <w:sz w:val="15"/>
          <w:szCs w:val="15"/>
        </w:rPr>
        <w:t xml:space="preserve">U B </w:t>
      </w:r>
      <w:proofErr w:type="gramStart"/>
      <w:r>
        <w:rPr>
          <w:rFonts w:hint="eastAsia"/>
          <w:color w:val="0000FF"/>
          <w:kern w:val="0"/>
          <w:sz w:val="15"/>
          <w:szCs w:val="15"/>
        </w:rPr>
        <w:t>T</w:t>
      </w:r>
      <w:r>
        <w:rPr>
          <w:color w:val="0000FF"/>
          <w:kern w:val="0"/>
          <w:sz w:val="15"/>
          <w:szCs w:val="15"/>
        </w:rPr>
        <w:t>,D</w:t>
      </w:r>
      <w:r>
        <w:rPr>
          <w:rFonts w:hint="eastAsia"/>
          <w:color w:val="0000FF"/>
          <w:kern w:val="0"/>
          <w:sz w:val="15"/>
          <w:szCs w:val="15"/>
        </w:rPr>
        <w:t>U</w:t>
      </w:r>
      <w:proofErr w:type="gramEnd"/>
      <w:r>
        <w:rPr>
          <w:rFonts w:hint="eastAsia"/>
          <w:color w:val="0000FF"/>
          <w:kern w:val="0"/>
          <w:sz w:val="15"/>
          <w:szCs w:val="15"/>
        </w:rPr>
        <w:t xml:space="preserve"> J B</w:t>
      </w:r>
      <w:r>
        <w:rPr>
          <w:color w:val="0000FF"/>
          <w:kern w:val="0"/>
          <w:sz w:val="15"/>
          <w:szCs w:val="15"/>
        </w:rPr>
        <w:t>,C</w:t>
      </w:r>
      <w:r>
        <w:rPr>
          <w:rFonts w:hint="eastAsia"/>
          <w:color w:val="0000FF"/>
          <w:kern w:val="0"/>
          <w:sz w:val="15"/>
          <w:szCs w:val="15"/>
        </w:rPr>
        <w:t xml:space="preserve">HU X </w:t>
      </w:r>
      <w:proofErr w:type="spellStart"/>
      <w:r>
        <w:rPr>
          <w:rFonts w:hint="eastAsia"/>
          <w:color w:val="0000FF"/>
          <w:kern w:val="0"/>
          <w:sz w:val="15"/>
          <w:szCs w:val="15"/>
        </w:rPr>
        <w:t>L</w:t>
      </w:r>
      <w:r>
        <w:rPr>
          <w:color w:val="0000FF"/>
          <w:kern w:val="0"/>
          <w:sz w:val="15"/>
          <w:szCs w:val="15"/>
        </w:rPr>
        <w:t>.Enabling</w:t>
      </w:r>
      <w:proofErr w:type="spellEnd"/>
      <w:r>
        <w:rPr>
          <w:color w:val="0000FF"/>
          <w:kern w:val="0"/>
          <w:sz w:val="15"/>
          <w:szCs w:val="15"/>
        </w:rPr>
        <w:t xml:space="preserve"> low-latency applications in</w:t>
      </w:r>
      <w:r>
        <w:rPr>
          <w:rFonts w:hint="eastAsia"/>
          <w:color w:val="0000FF"/>
          <w:kern w:val="0"/>
          <w:sz w:val="15"/>
          <w:szCs w:val="15"/>
        </w:rPr>
        <w:t xml:space="preserve"> </w:t>
      </w:r>
      <w:r>
        <w:rPr>
          <w:color w:val="0000FF"/>
          <w:kern w:val="0"/>
          <w:sz w:val="15"/>
          <w:szCs w:val="15"/>
        </w:rPr>
        <w:t xml:space="preserve">vehicular networks based on mixed fog/cloud computing systems[C]// </w:t>
      </w:r>
      <w:r>
        <w:rPr>
          <w:rFonts w:hint="eastAsia"/>
          <w:color w:val="0000FF"/>
          <w:kern w:val="0"/>
          <w:sz w:val="15"/>
          <w:szCs w:val="15"/>
        </w:rPr>
        <w:t xml:space="preserve">Proceedings of the </w:t>
      </w:r>
      <w:r>
        <w:rPr>
          <w:color w:val="0000FF"/>
          <w:kern w:val="0"/>
          <w:sz w:val="15"/>
          <w:szCs w:val="15"/>
        </w:rPr>
        <w:t>2022 IEEE Wireless Communications and Networking Conference</w:t>
      </w:r>
      <w:r>
        <w:rPr>
          <w:rFonts w:hint="eastAsia"/>
          <w:color w:val="0000FF"/>
          <w:kern w:val="0"/>
          <w:sz w:val="15"/>
          <w:szCs w:val="15"/>
        </w:rPr>
        <w:t xml:space="preserve"> </w:t>
      </w:r>
      <w:r>
        <w:rPr>
          <w:color w:val="0000FF"/>
          <w:kern w:val="0"/>
          <w:sz w:val="15"/>
          <w:szCs w:val="15"/>
        </w:rPr>
        <w:t>(WCNC).Austin:IEEE,2022:722</w:t>
      </w:r>
      <w:r>
        <w:rPr>
          <w:rFonts w:hint="eastAsia"/>
          <w:color w:val="0000FF"/>
          <w:kern w:val="0"/>
          <w:sz w:val="15"/>
          <w:szCs w:val="15"/>
        </w:rPr>
        <w:t>-</w:t>
      </w:r>
      <w:r>
        <w:rPr>
          <w:color w:val="0000FF"/>
          <w:kern w:val="0"/>
          <w:sz w:val="15"/>
          <w:szCs w:val="15"/>
        </w:rPr>
        <w:t>727.</w:t>
      </w:r>
    </w:p>
    <w:p w14:paraId="0A0B28E4" w14:textId="77777777" w:rsidR="003E2EF6" w:rsidRDefault="003E2EF6">
      <w:pPr>
        <w:tabs>
          <w:tab w:val="left" w:pos="0"/>
        </w:tabs>
        <w:spacing w:line="300" w:lineRule="exact"/>
        <w:rPr>
          <w:kern w:val="0"/>
          <w:sz w:val="15"/>
          <w:szCs w:val="15"/>
        </w:rPr>
      </w:pPr>
      <w:bookmarkStart w:id="40" w:name="OLE_LINK4"/>
      <w:bookmarkEnd w:id="38"/>
      <w:r>
        <w:rPr>
          <w:rFonts w:hint="eastAsia"/>
          <w:kern w:val="0"/>
          <w:sz w:val="15"/>
          <w:szCs w:val="22"/>
          <w:lang w:bidi="zh-CN"/>
        </w:rPr>
        <w:t>[</w:t>
      </w:r>
      <w:proofErr w:type="gramStart"/>
      <w:r>
        <w:rPr>
          <w:rFonts w:hint="eastAsia"/>
          <w:kern w:val="0"/>
          <w:sz w:val="15"/>
          <w:szCs w:val="22"/>
          <w:lang w:bidi="zh-CN"/>
        </w:rPr>
        <w:t>6]</w:t>
      </w:r>
      <w:r>
        <w:rPr>
          <w:kern w:val="0"/>
          <w:sz w:val="15"/>
          <w:szCs w:val="15"/>
        </w:rPr>
        <w:t>HE</w:t>
      </w:r>
      <w:proofErr w:type="gramEnd"/>
      <w:r>
        <w:rPr>
          <w:rFonts w:hint="eastAsia"/>
          <w:kern w:val="0"/>
          <w:sz w:val="15"/>
          <w:szCs w:val="15"/>
        </w:rPr>
        <w:t xml:space="preserve"> Y</w:t>
      </w:r>
      <w:r>
        <w:rPr>
          <w:kern w:val="0"/>
          <w:sz w:val="15"/>
          <w:szCs w:val="15"/>
        </w:rPr>
        <w:t>,ZHAO</w:t>
      </w:r>
      <w:r>
        <w:rPr>
          <w:rFonts w:hint="eastAsia"/>
          <w:kern w:val="0"/>
          <w:sz w:val="15"/>
          <w:szCs w:val="15"/>
        </w:rPr>
        <w:t xml:space="preserve"> N</w:t>
      </w:r>
      <w:r>
        <w:rPr>
          <w:kern w:val="0"/>
          <w:sz w:val="15"/>
          <w:szCs w:val="15"/>
        </w:rPr>
        <w:t>,YIN</w:t>
      </w:r>
      <w:r>
        <w:rPr>
          <w:rFonts w:hint="eastAsia"/>
          <w:kern w:val="0"/>
          <w:sz w:val="15"/>
          <w:szCs w:val="15"/>
        </w:rPr>
        <w:t xml:space="preserve"> H </w:t>
      </w:r>
      <w:proofErr w:type="spellStart"/>
      <w:r>
        <w:rPr>
          <w:rFonts w:hint="eastAsia"/>
          <w:kern w:val="0"/>
          <w:sz w:val="15"/>
          <w:szCs w:val="15"/>
        </w:rPr>
        <w:t>X</w:t>
      </w:r>
      <w:r>
        <w:rPr>
          <w:kern w:val="0"/>
          <w:sz w:val="15"/>
          <w:szCs w:val="15"/>
        </w:rPr>
        <w:t>.</w:t>
      </w:r>
      <w:bookmarkStart w:id="41" w:name="OLE_LINK6"/>
      <w:r>
        <w:rPr>
          <w:kern w:val="0"/>
          <w:sz w:val="15"/>
          <w:szCs w:val="15"/>
        </w:rPr>
        <w:t>Integrated</w:t>
      </w:r>
      <w:proofErr w:type="spellEnd"/>
      <w:r>
        <w:rPr>
          <w:kern w:val="0"/>
          <w:sz w:val="15"/>
          <w:szCs w:val="15"/>
        </w:rPr>
        <w:t xml:space="preserve"> networking, </w:t>
      </w:r>
      <w:proofErr w:type="spellStart"/>
      <w:r>
        <w:rPr>
          <w:kern w:val="0"/>
          <w:sz w:val="15"/>
          <w:szCs w:val="15"/>
        </w:rPr>
        <w:t>caching,and</w:t>
      </w:r>
      <w:proofErr w:type="spellEnd"/>
      <w:r>
        <w:rPr>
          <w:kern w:val="0"/>
          <w:sz w:val="15"/>
          <w:szCs w:val="15"/>
        </w:rPr>
        <w:t xml:space="preserve"> computing for connected </w:t>
      </w:r>
      <w:proofErr w:type="spellStart"/>
      <w:r>
        <w:rPr>
          <w:kern w:val="0"/>
          <w:sz w:val="15"/>
          <w:szCs w:val="15"/>
        </w:rPr>
        <w:t>vehicles:A</w:t>
      </w:r>
      <w:proofErr w:type="spellEnd"/>
      <w:r>
        <w:rPr>
          <w:kern w:val="0"/>
          <w:sz w:val="15"/>
          <w:szCs w:val="15"/>
        </w:rPr>
        <w:t xml:space="preserve"> deep reinforcement learning approach</w:t>
      </w:r>
      <w:bookmarkEnd w:id="41"/>
      <w:r>
        <w:rPr>
          <w:kern w:val="0"/>
          <w:sz w:val="15"/>
          <w:szCs w:val="15"/>
        </w:rPr>
        <w:t xml:space="preserve">[J].IEEE Transactions on Vehicular Technology,2018,67(1):44-55. </w:t>
      </w:r>
    </w:p>
    <w:p w14:paraId="692C767C" w14:textId="77777777" w:rsidR="003E2EF6" w:rsidRDefault="003E2EF6">
      <w:pPr>
        <w:tabs>
          <w:tab w:val="left" w:pos="0"/>
        </w:tabs>
        <w:spacing w:line="300" w:lineRule="exact"/>
        <w:rPr>
          <w:kern w:val="0"/>
          <w:sz w:val="15"/>
          <w:szCs w:val="15"/>
        </w:rPr>
      </w:pPr>
      <w:bookmarkStart w:id="42" w:name="OLE_LINK1"/>
      <w:r>
        <w:rPr>
          <w:rFonts w:hint="eastAsia"/>
          <w:kern w:val="0"/>
          <w:sz w:val="15"/>
          <w:szCs w:val="22"/>
          <w:lang w:bidi="zh-CN"/>
        </w:rPr>
        <w:t>[7]</w:t>
      </w:r>
      <w:r>
        <w:rPr>
          <w:rFonts w:hint="eastAsia"/>
          <w:kern w:val="0"/>
          <w:sz w:val="15"/>
          <w:szCs w:val="15"/>
        </w:rPr>
        <w:t>LI</w:t>
      </w:r>
      <w:r>
        <w:rPr>
          <w:kern w:val="0"/>
          <w:sz w:val="15"/>
          <w:szCs w:val="15"/>
        </w:rPr>
        <w:t xml:space="preserve"> </w:t>
      </w:r>
      <w:proofErr w:type="gramStart"/>
      <w:r>
        <w:rPr>
          <w:rFonts w:hint="eastAsia"/>
          <w:kern w:val="0"/>
          <w:sz w:val="15"/>
          <w:szCs w:val="15"/>
        </w:rPr>
        <w:t>J.LIANG</w:t>
      </w:r>
      <w:proofErr w:type="gramEnd"/>
      <w:r>
        <w:rPr>
          <w:rFonts w:hint="eastAsia"/>
          <w:kern w:val="0"/>
          <w:sz w:val="15"/>
          <w:szCs w:val="15"/>
        </w:rPr>
        <w:t xml:space="preserve"> W F,XU W </w:t>
      </w:r>
      <w:proofErr w:type="spellStart"/>
      <w:r>
        <w:rPr>
          <w:rFonts w:hint="eastAsia"/>
          <w:kern w:val="0"/>
          <w:sz w:val="15"/>
          <w:szCs w:val="15"/>
        </w:rPr>
        <w:t>Z,</w:t>
      </w:r>
      <w:bookmarkStart w:id="43" w:name="OLE_LINK9"/>
      <w:r>
        <w:rPr>
          <w:rFonts w:hint="eastAsia"/>
          <w:kern w:val="0"/>
          <w:sz w:val="15"/>
          <w:szCs w:val="15"/>
        </w:rPr>
        <w:t>et</w:t>
      </w:r>
      <w:proofErr w:type="spellEnd"/>
      <w:r>
        <w:rPr>
          <w:rFonts w:hint="eastAsia"/>
          <w:kern w:val="0"/>
          <w:sz w:val="15"/>
          <w:szCs w:val="15"/>
        </w:rPr>
        <w:t xml:space="preserve"> </w:t>
      </w:r>
      <w:proofErr w:type="spellStart"/>
      <w:r>
        <w:rPr>
          <w:rFonts w:hint="eastAsia"/>
          <w:kern w:val="0"/>
          <w:sz w:val="15"/>
          <w:szCs w:val="15"/>
        </w:rPr>
        <w:t>al</w:t>
      </w:r>
      <w:bookmarkEnd w:id="43"/>
      <w:r>
        <w:rPr>
          <w:rFonts w:hint="eastAsia"/>
          <w:kern w:val="0"/>
          <w:sz w:val="15"/>
          <w:szCs w:val="15"/>
        </w:rPr>
        <w:t>.Service</w:t>
      </w:r>
      <w:proofErr w:type="spellEnd"/>
      <w:r>
        <w:rPr>
          <w:rFonts w:hint="eastAsia"/>
          <w:kern w:val="0"/>
          <w:sz w:val="15"/>
          <w:szCs w:val="15"/>
        </w:rPr>
        <w:t xml:space="preserve"> home identification of multiple-source IoT applications in edge computing</w:t>
      </w:r>
      <w:bookmarkStart w:id="44" w:name="OLE_LINK8"/>
      <w:r>
        <w:rPr>
          <w:kern w:val="0"/>
          <w:sz w:val="15"/>
          <w:szCs w:val="15"/>
        </w:rPr>
        <w:t>[J].</w:t>
      </w:r>
      <w:bookmarkEnd w:id="44"/>
      <w:r>
        <w:rPr>
          <w:rFonts w:hint="eastAsia"/>
          <w:kern w:val="0"/>
          <w:sz w:val="15"/>
          <w:szCs w:val="15"/>
        </w:rPr>
        <w:t>IEEE Transactions on Services Computing,2023,16(2):1417-1430.</w:t>
      </w:r>
    </w:p>
    <w:bookmarkEnd w:id="40"/>
    <w:p w14:paraId="69CA7412" w14:textId="77777777" w:rsidR="003E2EF6" w:rsidRDefault="003E2EF6">
      <w:pPr>
        <w:tabs>
          <w:tab w:val="left" w:pos="0"/>
        </w:tabs>
        <w:spacing w:line="300" w:lineRule="exact"/>
        <w:rPr>
          <w:kern w:val="0"/>
          <w:sz w:val="15"/>
          <w:szCs w:val="15"/>
        </w:rPr>
      </w:pPr>
      <w:r>
        <w:rPr>
          <w:rFonts w:hint="eastAsia"/>
          <w:kern w:val="0"/>
          <w:sz w:val="15"/>
          <w:szCs w:val="22"/>
          <w:lang w:bidi="zh-CN"/>
        </w:rPr>
        <w:t>[</w:t>
      </w:r>
      <w:proofErr w:type="gramStart"/>
      <w:r>
        <w:rPr>
          <w:rFonts w:hint="eastAsia"/>
          <w:kern w:val="0"/>
          <w:sz w:val="15"/>
          <w:szCs w:val="22"/>
          <w:lang w:bidi="zh-CN"/>
        </w:rPr>
        <w:t>8]</w:t>
      </w:r>
      <w:r>
        <w:rPr>
          <w:rFonts w:hint="eastAsia"/>
          <w:kern w:val="0"/>
          <w:sz w:val="15"/>
          <w:szCs w:val="15"/>
        </w:rPr>
        <w:t>WANG</w:t>
      </w:r>
      <w:proofErr w:type="gramEnd"/>
      <w:r>
        <w:rPr>
          <w:rFonts w:hint="eastAsia"/>
          <w:kern w:val="0"/>
          <w:sz w:val="15"/>
          <w:szCs w:val="15"/>
        </w:rPr>
        <w:t xml:space="preserve"> D,BAI Y L,HUANG </w:t>
      </w:r>
      <w:proofErr w:type="spellStart"/>
      <w:r>
        <w:rPr>
          <w:rFonts w:hint="eastAsia"/>
          <w:kern w:val="0"/>
          <w:sz w:val="15"/>
          <w:szCs w:val="15"/>
        </w:rPr>
        <w:t>G,et</w:t>
      </w:r>
      <w:proofErr w:type="spellEnd"/>
      <w:r>
        <w:rPr>
          <w:rFonts w:hint="eastAsia"/>
          <w:kern w:val="0"/>
          <w:sz w:val="15"/>
          <w:szCs w:val="15"/>
        </w:rPr>
        <w:t xml:space="preserve"> </w:t>
      </w:r>
      <w:proofErr w:type="spellStart"/>
      <w:r>
        <w:rPr>
          <w:rFonts w:hint="eastAsia"/>
          <w:kern w:val="0"/>
          <w:sz w:val="15"/>
          <w:szCs w:val="15"/>
        </w:rPr>
        <w:t>al.Cache</w:t>
      </w:r>
      <w:proofErr w:type="spellEnd"/>
      <w:r>
        <w:rPr>
          <w:rFonts w:hint="eastAsia"/>
          <w:kern w:val="0"/>
          <w:sz w:val="15"/>
          <w:szCs w:val="15"/>
        </w:rPr>
        <w:t>-aided MEC for IoT: Resource allocation using deep graph reinforcement learning</w:t>
      </w:r>
      <w:r>
        <w:rPr>
          <w:kern w:val="0"/>
          <w:sz w:val="15"/>
          <w:szCs w:val="15"/>
        </w:rPr>
        <w:t>[J].</w:t>
      </w:r>
      <w:r>
        <w:rPr>
          <w:rFonts w:hint="eastAsia"/>
          <w:kern w:val="0"/>
          <w:sz w:val="15"/>
          <w:szCs w:val="15"/>
        </w:rPr>
        <w:t>IEEE Internet of Things Journal,2023,10(13):11486-11496.</w:t>
      </w:r>
    </w:p>
    <w:bookmarkEnd w:id="42"/>
    <w:p w14:paraId="16D3CE81" w14:textId="77777777" w:rsidR="003E2EF6" w:rsidRDefault="003E2EF6">
      <w:pPr>
        <w:tabs>
          <w:tab w:val="left" w:pos="0"/>
        </w:tabs>
        <w:spacing w:line="300" w:lineRule="exact"/>
        <w:rPr>
          <w:kern w:val="0"/>
          <w:sz w:val="15"/>
          <w:szCs w:val="15"/>
        </w:rPr>
      </w:pPr>
      <w:r>
        <w:rPr>
          <w:rFonts w:hint="eastAsia"/>
          <w:kern w:val="0"/>
          <w:sz w:val="15"/>
          <w:szCs w:val="22"/>
          <w:lang w:bidi="zh-CN"/>
        </w:rPr>
        <w:t>[9]</w:t>
      </w:r>
      <w:r>
        <w:rPr>
          <w:rFonts w:hint="eastAsia"/>
          <w:kern w:val="0"/>
          <w:sz w:val="15"/>
          <w:szCs w:val="15"/>
        </w:rPr>
        <w:t xml:space="preserve">HU </w:t>
      </w:r>
      <w:proofErr w:type="gramStart"/>
      <w:r>
        <w:rPr>
          <w:rFonts w:hint="eastAsia"/>
          <w:kern w:val="0"/>
          <w:sz w:val="15"/>
          <w:szCs w:val="15"/>
        </w:rPr>
        <w:t>H,SONG</w:t>
      </w:r>
      <w:proofErr w:type="gramEnd"/>
      <w:r>
        <w:rPr>
          <w:rFonts w:hint="eastAsia"/>
          <w:kern w:val="0"/>
          <w:sz w:val="15"/>
          <w:szCs w:val="15"/>
        </w:rPr>
        <w:t xml:space="preserve"> W W,WANG </w:t>
      </w:r>
      <w:proofErr w:type="spellStart"/>
      <w:r>
        <w:rPr>
          <w:rFonts w:hint="eastAsia"/>
          <w:kern w:val="0"/>
          <w:sz w:val="15"/>
          <w:szCs w:val="15"/>
        </w:rPr>
        <w:t>Q,et</w:t>
      </w:r>
      <w:proofErr w:type="spellEnd"/>
      <w:r>
        <w:rPr>
          <w:rFonts w:hint="eastAsia"/>
          <w:kern w:val="0"/>
          <w:sz w:val="15"/>
          <w:szCs w:val="15"/>
        </w:rPr>
        <w:t xml:space="preserve"> </w:t>
      </w:r>
      <w:proofErr w:type="spellStart"/>
      <w:r>
        <w:rPr>
          <w:rFonts w:hint="eastAsia"/>
          <w:kern w:val="0"/>
          <w:sz w:val="15"/>
          <w:szCs w:val="15"/>
        </w:rPr>
        <w:t>al.Energy</w:t>
      </w:r>
      <w:proofErr w:type="spellEnd"/>
      <w:r>
        <w:rPr>
          <w:rFonts w:hint="eastAsia"/>
          <w:kern w:val="0"/>
          <w:sz w:val="15"/>
          <w:szCs w:val="15"/>
        </w:rPr>
        <w:t xml:space="preserve"> efficiency and delay tradeoff in an MEC-enabled mobile IoT network</w:t>
      </w:r>
      <w:r>
        <w:rPr>
          <w:kern w:val="0"/>
          <w:sz w:val="15"/>
          <w:szCs w:val="15"/>
        </w:rPr>
        <w:t>[J].</w:t>
      </w:r>
      <w:r>
        <w:rPr>
          <w:rFonts w:hint="eastAsia"/>
          <w:kern w:val="0"/>
          <w:sz w:val="15"/>
          <w:szCs w:val="15"/>
        </w:rPr>
        <w:t>IEEE Internet of Things Journal,2022,9(17):15942-15956.</w:t>
      </w:r>
    </w:p>
    <w:p w14:paraId="56A5D6EC" w14:textId="77777777" w:rsidR="003E2EF6" w:rsidRDefault="003E2EF6">
      <w:pPr>
        <w:tabs>
          <w:tab w:val="left" w:pos="0"/>
        </w:tabs>
        <w:spacing w:line="300" w:lineRule="exact"/>
        <w:rPr>
          <w:kern w:val="0"/>
          <w:sz w:val="15"/>
          <w:szCs w:val="15"/>
        </w:rPr>
      </w:pPr>
      <w:r>
        <w:rPr>
          <w:rFonts w:hint="eastAsia"/>
          <w:kern w:val="0"/>
          <w:sz w:val="15"/>
          <w:szCs w:val="22"/>
          <w:lang w:bidi="zh-CN"/>
        </w:rPr>
        <w:t>[</w:t>
      </w:r>
      <w:proofErr w:type="gramStart"/>
      <w:r>
        <w:rPr>
          <w:rFonts w:hint="eastAsia"/>
          <w:kern w:val="0"/>
          <w:sz w:val="15"/>
          <w:szCs w:val="22"/>
          <w:lang w:bidi="zh-CN"/>
        </w:rPr>
        <w:t>10]</w:t>
      </w:r>
      <w:r>
        <w:rPr>
          <w:kern w:val="0"/>
          <w:sz w:val="15"/>
          <w:szCs w:val="15"/>
        </w:rPr>
        <w:t>DAI</w:t>
      </w:r>
      <w:proofErr w:type="gramEnd"/>
      <w:r>
        <w:rPr>
          <w:rFonts w:hint="eastAsia"/>
          <w:kern w:val="0"/>
          <w:sz w:val="15"/>
          <w:szCs w:val="15"/>
        </w:rPr>
        <w:t xml:space="preserve"> X</w:t>
      </w:r>
      <w:r>
        <w:rPr>
          <w:kern w:val="0"/>
          <w:sz w:val="15"/>
          <w:szCs w:val="15"/>
        </w:rPr>
        <w:t>,CHEN</w:t>
      </w:r>
      <w:r>
        <w:rPr>
          <w:rFonts w:hint="eastAsia"/>
          <w:kern w:val="0"/>
          <w:sz w:val="15"/>
          <w:szCs w:val="15"/>
        </w:rPr>
        <w:t xml:space="preserve"> X</w:t>
      </w:r>
      <w:r>
        <w:rPr>
          <w:kern w:val="0"/>
          <w:sz w:val="15"/>
          <w:szCs w:val="15"/>
        </w:rPr>
        <w:t>,JIAO</w:t>
      </w:r>
      <w:r>
        <w:rPr>
          <w:rFonts w:hint="eastAsia"/>
          <w:kern w:val="0"/>
          <w:sz w:val="15"/>
          <w:szCs w:val="15"/>
        </w:rPr>
        <w:t xml:space="preserve"> </w:t>
      </w:r>
      <w:proofErr w:type="spellStart"/>
      <w:r>
        <w:rPr>
          <w:rFonts w:hint="eastAsia"/>
          <w:kern w:val="0"/>
          <w:sz w:val="15"/>
          <w:szCs w:val="15"/>
        </w:rPr>
        <w:t>L</w:t>
      </w:r>
      <w:r>
        <w:rPr>
          <w:kern w:val="0"/>
          <w:sz w:val="15"/>
          <w:szCs w:val="15"/>
        </w:rPr>
        <w:t>,et</w:t>
      </w:r>
      <w:proofErr w:type="spellEnd"/>
      <w:r>
        <w:rPr>
          <w:kern w:val="0"/>
          <w:sz w:val="15"/>
          <w:szCs w:val="15"/>
        </w:rPr>
        <w:t xml:space="preserve"> </w:t>
      </w:r>
      <w:proofErr w:type="spellStart"/>
      <w:r>
        <w:rPr>
          <w:kern w:val="0"/>
          <w:sz w:val="15"/>
          <w:szCs w:val="15"/>
        </w:rPr>
        <w:t>al.Priority</w:t>
      </w:r>
      <w:proofErr w:type="spellEnd"/>
      <w:r>
        <w:rPr>
          <w:kern w:val="0"/>
          <w:sz w:val="15"/>
          <w:szCs w:val="15"/>
        </w:rPr>
        <w:t>-aware</w:t>
      </w:r>
      <w:r>
        <w:rPr>
          <w:rFonts w:hint="eastAsia"/>
          <w:kern w:val="0"/>
          <w:sz w:val="15"/>
          <w:szCs w:val="15"/>
        </w:rPr>
        <w:t xml:space="preserve"> </w:t>
      </w:r>
      <w:r>
        <w:rPr>
          <w:kern w:val="0"/>
          <w:sz w:val="15"/>
          <w:szCs w:val="15"/>
        </w:rPr>
        <w:t>task offloading and resource allocation in satellite and hap assisted edge-cloud collaborative networks[C]//</w:t>
      </w:r>
      <w:r>
        <w:rPr>
          <w:rFonts w:hint="eastAsia"/>
          <w:kern w:val="0"/>
          <w:sz w:val="15"/>
          <w:szCs w:val="15"/>
        </w:rPr>
        <w:t xml:space="preserve">Proceedings of the </w:t>
      </w:r>
      <w:r>
        <w:rPr>
          <w:kern w:val="0"/>
          <w:sz w:val="15"/>
          <w:szCs w:val="15"/>
        </w:rPr>
        <w:t>2023 15th International Conference on</w:t>
      </w:r>
      <w:r>
        <w:rPr>
          <w:rFonts w:hint="eastAsia"/>
          <w:kern w:val="0"/>
          <w:sz w:val="15"/>
          <w:szCs w:val="15"/>
        </w:rPr>
        <w:t xml:space="preserve"> </w:t>
      </w:r>
      <w:r>
        <w:rPr>
          <w:kern w:val="0"/>
          <w:sz w:val="15"/>
          <w:szCs w:val="15"/>
        </w:rPr>
        <w:t>Communication Software and Networks (ICCSN).Shenyang:IEEE,2023:166–171.</w:t>
      </w:r>
    </w:p>
    <w:p w14:paraId="3332EE15" w14:textId="77777777" w:rsidR="003E2EF6" w:rsidRDefault="003E2EF6">
      <w:pPr>
        <w:tabs>
          <w:tab w:val="left" w:pos="0"/>
        </w:tabs>
        <w:spacing w:line="300" w:lineRule="exact"/>
        <w:rPr>
          <w:kern w:val="0"/>
          <w:sz w:val="15"/>
          <w:szCs w:val="15"/>
        </w:rPr>
      </w:pPr>
      <w:r>
        <w:rPr>
          <w:rFonts w:hint="eastAsia"/>
          <w:kern w:val="0"/>
          <w:sz w:val="15"/>
          <w:szCs w:val="22"/>
          <w:lang w:bidi="zh-CN"/>
        </w:rPr>
        <w:t>[</w:t>
      </w:r>
      <w:proofErr w:type="gramStart"/>
      <w:r>
        <w:rPr>
          <w:rFonts w:hint="eastAsia"/>
          <w:kern w:val="0"/>
          <w:sz w:val="15"/>
          <w:szCs w:val="22"/>
          <w:lang w:bidi="zh-CN"/>
        </w:rPr>
        <w:t>11]</w:t>
      </w:r>
      <w:r>
        <w:rPr>
          <w:rFonts w:hint="eastAsia"/>
          <w:kern w:val="0"/>
          <w:sz w:val="15"/>
          <w:szCs w:val="15"/>
        </w:rPr>
        <w:t>DU</w:t>
      </w:r>
      <w:proofErr w:type="gramEnd"/>
      <w:r>
        <w:rPr>
          <w:rFonts w:hint="eastAsia"/>
          <w:kern w:val="0"/>
          <w:sz w:val="15"/>
          <w:szCs w:val="15"/>
        </w:rPr>
        <w:t xml:space="preserve"> J B</w:t>
      </w:r>
      <w:r>
        <w:rPr>
          <w:kern w:val="0"/>
          <w:sz w:val="15"/>
          <w:szCs w:val="15"/>
        </w:rPr>
        <w:t>,CHENG</w:t>
      </w:r>
      <w:r>
        <w:rPr>
          <w:rFonts w:hint="eastAsia"/>
          <w:kern w:val="0"/>
          <w:sz w:val="15"/>
          <w:szCs w:val="15"/>
        </w:rPr>
        <w:t xml:space="preserve"> W J</w:t>
      </w:r>
      <w:r>
        <w:rPr>
          <w:kern w:val="0"/>
          <w:sz w:val="15"/>
          <w:szCs w:val="15"/>
        </w:rPr>
        <w:t>,LU</w:t>
      </w:r>
      <w:r>
        <w:rPr>
          <w:rFonts w:hint="eastAsia"/>
          <w:kern w:val="0"/>
          <w:sz w:val="15"/>
          <w:szCs w:val="15"/>
        </w:rPr>
        <w:t xml:space="preserve"> G </w:t>
      </w:r>
      <w:proofErr w:type="spellStart"/>
      <w:r>
        <w:rPr>
          <w:rFonts w:hint="eastAsia"/>
          <w:kern w:val="0"/>
          <w:sz w:val="15"/>
          <w:szCs w:val="15"/>
        </w:rPr>
        <w:t>Y</w:t>
      </w:r>
      <w:r>
        <w:rPr>
          <w:kern w:val="0"/>
          <w:sz w:val="15"/>
          <w:szCs w:val="15"/>
        </w:rPr>
        <w:t>,et</w:t>
      </w:r>
      <w:proofErr w:type="spellEnd"/>
      <w:r>
        <w:rPr>
          <w:kern w:val="0"/>
          <w:sz w:val="15"/>
          <w:szCs w:val="15"/>
        </w:rPr>
        <w:t xml:space="preserve"> </w:t>
      </w:r>
      <w:proofErr w:type="spellStart"/>
      <w:r>
        <w:rPr>
          <w:kern w:val="0"/>
          <w:sz w:val="15"/>
          <w:szCs w:val="15"/>
        </w:rPr>
        <w:t>al.Resource</w:t>
      </w:r>
      <w:proofErr w:type="spellEnd"/>
      <w:r>
        <w:rPr>
          <w:rFonts w:hint="eastAsia"/>
          <w:kern w:val="0"/>
          <w:sz w:val="15"/>
          <w:szCs w:val="15"/>
        </w:rPr>
        <w:t xml:space="preserve"> </w:t>
      </w:r>
      <w:r>
        <w:rPr>
          <w:kern w:val="0"/>
          <w:sz w:val="15"/>
          <w:szCs w:val="15"/>
        </w:rPr>
        <w:t xml:space="preserve">pricing and allocation in </w:t>
      </w:r>
      <w:proofErr w:type="spellStart"/>
      <w:r>
        <w:rPr>
          <w:kern w:val="0"/>
          <w:sz w:val="15"/>
          <w:szCs w:val="15"/>
        </w:rPr>
        <w:t>mec</w:t>
      </w:r>
      <w:proofErr w:type="spellEnd"/>
      <w:r>
        <w:rPr>
          <w:kern w:val="0"/>
          <w:sz w:val="15"/>
          <w:szCs w:val="15"/>
        </w:rPr>
        <w:t xml:space="preserve"> enabled blockchain systems: An a3c</w:t>
      </w:r>
      <w:r>
        <w:rPr>
          <w:rFonts w:hint="eastAsia"/>
          <w:kern w:val="0"/>
          <w:sz w:val="15"/>
          <w:szCs w:val="15"/>
        </w:rPr>
        <w:t xml:space="preserve"> </w:t>
      </w:r>
      <w:r>
        <w:rPr>
          <w:kern w:val="0"/>
          <w:sz w:val="15"/>
          <w:szCs w:val="15"/>
        </w:rPr>
        <w:t>deep reinforcement learning approach[J].IEEE Transactions on Network</w:t>
      </w:r>
      <w:r>
        <w:rPr>
          <w:rFonts w:hint="eastAsia"/>
          <w:kern w:val="0"/>
          <w:sz w:val="15"/>
          <w:szCs w:val="15"/>
        </w:rPr>
        <w:t xml:space="preserve"> </w:t>
      </w:r>
      <w:r>
        <w:rPr>
          <w:kern w:val="0"/>
          <w:sz w:val="15"/>
          <w:szCs w:val="15"/>
        </w:rPr>
        <w:t xml:space="preserve">Science and Engineering,2022,9(1):33-44. </w:t>
      </w:r>
    </w:p>
    <w:p w14:paraId="43E46702" w14:textId="77777777" w:rsidR="003E2EF6" w:rsidRDefault="003E2EF6">
      <w:pPr>
        <w:tabs>
          <w:tab w:val="left" w:pos="0"/>
        </w:tabs>
        <w:spacing w:line="300" w:lineRule="exact"/>
        <w:rPr>
          <w:kern w:val="0"/>
          <w:sz w:val="15"/>
          <w:szCs w:val="15"/>
        </w:rPr>
      </w:pPr>
      <w:r>
        <w:rPr>
          <w:rFonts w:hint="eastAsia"/>
          <w:kern w:val="0"/>
          <w:sz w:val="15"/>
          <w:szCs w:val="22"/>
          <w:lang w:bidi="zh-CN"/>
        </w:rPr>
        <w:t>[12]</w:t>
      </w:r>
      <w:r>
        <w:rPr>
          <w:kern w:val="0"/>
          <w:sz w:val="15"/>
          <w:szCs w:val="15"/>
        </w:rPr>
        <w:t xml:space="preserve">LI </w:t>
      </w:r>
      <w:proofErr w:type="gramStart"/>
      <w:r>
        <w:rPr>
          <w:kern w:val="0"/>
          <w:sz w:val="15"/>
          <w:szCs w:val="15"/>
        </w:rPr>
        <w:t>M,YU</w:t>
      </w:r>
      <w:proofErr w:type="gramEnd"/>
      <w:r>
        <w:rPr>
          <w:kern w:val="0"/>
          <w:sz w:val="15"/>
          <w:szCs w:val="15"/>
        </w:rPr>
        <w:t xml:space="preserve"> F R,SI </w:t>
      </w:r>
      <w:proofErr w:type="spellStart"/>
      <w:r>
        <w:rPr>
          <w:kern w:val="0"/>
          <w:sz w:val="15"/>
          <w:szCs w:val="15"/>
        </w:rPr>
        <w:t>P,et</w:t>
      </w:r>
      <w:proofErr w:type="spellEnd"/>
      <w:r>
        <w:rPr>
          <w:kern w:val="0"/>
          <w:sz w:val="15"/>
          <w:szCs w:val="15"/>
        </w:rPr>
        <w:t xml:space="preserve"> </w:t>
      </w:r>
      <w:proofErr w:type="spellStart"/>
      <w:r>
        <w:rPr>
          <w:kern w:val="0"/>
          <w:sz w:val="15"/>
          <w:szCs w:val="15"/>
        </w:rPr>
        <w:t>al.Uav</w:t>
      </w:r>
      <w:proofErr w:type="spellEnd"/>
      <w:r>
        <w:rPr>
          <w:kern w:val="0"/>
          <w:sz w:val="15"/>
          <w:szCs w:val="15"/>
        </w:rPr>
        <w:t>-assisted data</w:t>
      </w:r>
      <w:r>
        <w:rPr>
          <w:rFonts w:hint="eastAsia"/>
          <w:kern w:val="0"/>
          <w:sz w:val="15"/>
          <w:szCs w:val="15"/>
        </w:rPr>
        <w:t xml:space="preserve"> </w:t>
      </w:r>
      <w:r>
        <w:rPr>
          <w:kern w:val="0"/>
          <w:sz w:val="15"/>
          <w:szCs w:val="15"/>
        </w:rPr>
        <w:t>transmission in blockchain-enabled m2m communications with mobile</w:t>
      </w:r>
      <w:r>
        <w:rPr>
          <w:rFonts w:hint="eastAsia"/>
          <w:kern w:val="0"/>
          <w:sz w:val="15"/>
          <w:szCs w:val="15"/>
        </w:rPr>
        <w:t xml:space="preserve"> </w:t>
      </w:r>
      <w:r>
        <w:rPr>
          <w:kern w:val="0"/>
          <w:sz w:val="15"/>
          <w:szCs w:val="15"/>
        </w:rPr>
        <w:t xml:space="preserve">edge computing[J].IEEE Network,2020,34(6):242-249. </w:t>
      </w:r>
    </w:p>
    <w:p w14:paraId="2C50873A" w14:textId="77777777" w:rsidR="003E2EF6" w:rsidRDefault="003E2EF6">
      <w:pPr>
        <w:tabs>
          <w:tab w:val="left" w:pos="0"/>
        </w:tabs>
        <w:spacing w:line="300" w:lineRule="exact"/>
        <w:rPr>
          <w:kern w:val="0"/>
          <w:sz w:val="15"/>
          <w:szCs w:val="15"/>
        </w:rPr>
      </w:pPr>
      <w:r>
        <w:rPr>
          <w:rFonts w:hint="eastAsia"/>
          <w:kern w:val="0"/>
          <w:sz w:val="15"/>
          <w:szCs w:val="22"/>
          <w:lang w:bidi="zh-CN"/>
        </w:rPr>
        <w:t>[</w:t>
      </w:r>
      <w:proofErr w:type="gramStart"/>
      <w:r>
        <w:rPr>
          <w:rFonts w:hint="eastAsia"/>
          <w:kern w:val="0"/>
          <w:sz w:val="15"/>
          <w:szCs w:val="22"/>
          <w:lang w:bidi="zh-CN"/>
        </w:rPr>
        <w:t>13]</w:t>
      </w:r>
      <w:r>
        <w:rPr>
          <w:kern w:val="0"/>
          <w:sz w:val="15"/>
          <w:szCs w:val="15"/>
        </w:rPr>
        <w:t>GUO</w:t>
      </w:r>
      <w:proofErr w:type="gramEnd"/>
      <w:r>
        <w:rPr>
          <w:kern w:val="0"/>
          <w:sz w:val="15"/>
          <w:szCs w:val="15"/>
        </w:rPr>
        <w:t xml:space="preserve"> F</w:t>
      </w:r>
      <w:r>
        <w:rPr>
          <w:rFonts w:hint="eastAsia"/>
          <w:kern w:val="0"/>
          <w:sz w:val="15"/>
          <w:szCs w:val="15"/>
        </w:rPr>
        <w:t xml:space="preserve"> X</w:t>
      </w:r>
      <w:r>
        <w:rPr>
          <w:kern w:val="0"/>
          <w:sz w:val="15"/>
          <w:szCs w:val="15"/>
        </w:rPr>
        <w:t xml:space="preserve">,YU F R,ZHANG </w:t>
      </w:r>
      <w:proofErr w:type="spellStart"/>
      <w:r>
        <w:rPr>
          <w:kern w:val="0"/>
          <w:sz w:val="15"/>
          <w:szCs w:val="15"/>
        </w:rPr>
        <w:t>H,et</w:t>
      </w:r>
      <w:proofErr w:type="spellEnd"/>
      <w:r>
        <w:rPr>
          <w:kern w:val="0"/>
          <w:sz w:val="15"/>
          <w:szCs w:val="15"/>
        </w:rPr>
        <w:t xml:space="preserve"> </w:t>
      </w:r>
      <w:proofErr w:type="spellStart"/>
      <w:r>
        <w:rPr>
          <w:kern w:val="0"/>
          <w:sz w:val="15"/>
          <w:szCs w:val="15"/>
        </w:rPr>
        <w:t>al.Adaptive</w:t>
      </w:r>
      <w:proofErr w:type="spellEnd"/>
      <w:r>
        <w:rPr>
          <w:rFonts w:hint="eastAsia"/>
          <w:kern w:val="0"/>
          <w:sz w:val="15"/>
          <w:szCs w:val="15"/>
        </w:rPr>
        <w:t xml:space="preserve"> </w:t>
      </w:r>
      <w:r>
        <w:rPr>
          <w:kern w:val="0"/>
          <w:sz w:val="15"/>
          <w:szCs w:val="15"/>
        </w:rPr>
        <w:t xml:space="preserve">resource allocation in future wireless networks with blockchain and mobile edge computing[J]. IEEE Transactions on Wireless Communications,2020,19(3):1689-1703. </w:t>
      </w:r>
    </w:p>
    <w:p w14:paraId="28608B32" w14:textId="77777777" w:rsidR="003E2EF6" w:rsidRDefault="003E2EF6">
      <w:pPr>
        <w:tabs>
          <w:tab w:val="left" w:pos="0"/>
        </w:tabs>
        <w:spacing w:line="300" w:lineRule="exact"/>
        <w:rPr>
          <w:kern w:val="0"/>
          <w:sz w:val="15"/>
          <w:szCs w:val="15"/>
        </w:rPr>
      </w:pPr>
      <w:r>
        <w:rPr>
          <w:rFonts w:hint="eastAsia"/>
          <w:kern w:val="0"/>
          <w:sz w:val="15"/>
          <w:szCs w:val="22"/>
          <w:lang w:bidi="zh-CN"/>
        </w:rPr>
        <w:t>[</w:t>
      </w:r>
      <w:proofErr w:type="gramStart"/>
      <w:r>
        <w:rPr>
          <w:rFonts w:hint="eastAsia"/>
          <w:kern w:val="0"/>
          <w:sz w:val="15"/>
          <w:szCs w:val="22"/>
          <w:lang w:bidi="zh-CN"/>
        </w:rPr>
        <w:t>14]</w:t>
      </w:r>
      <w:r>
        <w:rPr>
          <w:kern w:val="0"/>
          <w:sz w:val="15"/>
          <w:szCs w:val="15"/>
        </w:rPr>
        <w:t>FENG</w:t>
      </w:r>
      <w:proofErr w:type="gramEnd"/>
      <w:r>
        <w:rPr>
          <w:rFonts w:hint="eastAsia"/>
          <w:kern w:val="0"/>
          <w:sz w:val="15"/>
          <w:szCs w:val="15"/>
        </w:rPr>
        <w:t xml:space="preserve"> J</w:t>
      </w:r>
      <w:r>
        <w:rPr>
          <w:kern w:val="0"/>
          <w:sz w:val="15"/>
          <w:szCs w:val="15"/>
        </w:rPr>
        <w:t>,YU</w:t>
      </w:r>
      <w:r>
        <w:rPr>
          <w:rFonts w:hint="eastAsia"/>
          <w:kern w:val="0"/>
          <w:sz w:val="15"/>
          <w:szCs w:val="15"/>
        </w:rPr>
        <w:t xml:space="preserve"> </w:t>
      </w:r>
      <w:r>
        <w:rPr>
          <w:kern w:val="0"/>
          <w:sz w:val="15"/>
          <w:szCs w:val="15"/>
        </w:rPr>
        <w:t>F R,PEI</w:t>
      </w:r>
      <w:r>
        <w:rPr>
          <w:rFonts w:hint="eastAsia"/>
          <w:kern w:val="0"/>
          <w:sz w:val="15"/>
          <w:szCs w:val="15"/>
        </w:rPr>
        <w:t xml:space="preserve"> Q </w:t>
      </w:r>
      <w:proofErr w:type="spellStart"/>
      <w:r>
        <w:rPr>
          <w:rFonts w:hint="eastAsia"/>
          <w:kern w:val="0"/>
          <w:sz w:val="15"/>
          <w:szCs w:val="15"/>
        </w:rPr>
        <w:t>Q</w:t>
      </w:r>
      <w:r>
        <w:rPr>
          <w:kern w:val="0"/>
          <w:sz w:val="15"/>
          <w:szCs w:val="15"/>
        </w:rPr>
        <w:t>,et</w:t>
      </w:r>
      <w:proofErr w:type="spellEnd"/>
      <w:r>
        <w:rPr>
          <w:kern w:val="0"/>
          <w:sz w:val="15"/>
          <w:szCs w:val="15"/>
        </w:rPr>
        <w:t xml:space="preserve"> </w:t>
      </w:r>
      <w:proofErr w:type="spellStart"/>
      <w:r>
        <w:rPr>
          <w:kern w:val="0"/>
          <w:sz w:val="15"/>
          <w:szCs w:val="15"/>
        </w:rPr>
        <w:t>al.Cooperative</w:t>
      </w:r>
      <w:proofErr w:type="spellEnd"/>
      <w:r>
        <w:rPr>
          <w:rFonts w:hint="eastAsia"/>
          <w:kern w:val="0"/>
          <w:sz w:val="15"/>
          <w:szCs w:val="15"/>
        </w:rPr>
        <w:t xml:space="preserve"> </w:t>
      </w:r>
      <w:r>
        <w:rPr>
          <w:kern w:val="0"/>
          <w:sz w:val="15"/>
          <w:szCs w:val="15"/>
        </w:rPr>
        <w:t>computation offloading and resource allocation for blockchain-enabled</w:t>
      </w:r>
      <w:r>
        <w:rPr>
          <w:rFonts w:hint="eastAsia"/>
          <w:kern w:val="0"/>
          <w:sz w:val="15"/>
          <w:szCs w:val="15"/>
        </w:rPr>
        <w:t xml:space="preserve"> </w:t>
      </w:r>
      <w:r>
        <w:rPr>
          <w:kern w:val="0"/>
          <w:sz w:val="15"/>
          <w:szCs w:val="15"/>
        </w:rPr>
        <w:t>mobile-edge computing: A deep reinforcement learning approach[J].IEEE</w:t>
      </w:r>
      <w:r>
        <w:rPr>
          <w:rFonts w:hint="eastAsia"/>
          <w:kern w:val="0"/>
          <w:sz w:val="15"/>
          <w:szCs w:val="15"/>
        </w:rPr>
        <w:t xml:space="preserve"> </w:t>
      </w:r>
      <w:r>
        <w:rPr>
          <w:kern w:val="0"/>
          <w:sz w:val="15"/>
          <w:szCs w:val="15"/>
        </w:rPr>
        <w:t xml:space="preserve">Internet of Things Journal,2020,7(7):6214-6228. </w:t>
      </w:r>
    </w:p>
    <w:p w14:paraId="1AC8CFD0" w14:textId="77777777" w:rsidR="003E2EF6" w:rsidRDefault="003E2EF6">
      <w:pPr>
        <w:tabs>
          <w:tab w:val="left" w:pos="0"/>
        </w:tabs>
        <w:spacing w:line="300" w:lineRule="exact"/>
        <w:rPr>
          <w:color w:val="0000FF"/>
          <w:kern w:val="0"/>
          <w:sz w:val="15"/>
          <w:szCs w:val="15"/>
        </w:rPr>
      </w:pPr>
      <w:r>
        <w:rPr>
          <w:rFonts w:hint="eastAsia"/>
          <w:color w:val="0000FF"/>
          <w:kern w:val="0"/>
          <w:sz w:val="15"/>
          <w:szCs w:val="15"/>
        </w:rPr>
        <w:t>[15]</w:t>
      </w:r>
      <w:r>
        <w:rPr>
          <w:rFonts w:hint="eastAsia"/>
          <w:color w:val="0000FF"/>
          <w:kern w:val="0"/>
          <w:sz w:val="15"/>
          <w:szCs w:val="15"/>
        </w:rPr>
        <w:t>江帆</w:t>
      </w:r>
      <w:r>
        <w:rPr>
          <w:rFonts w:hint="eastAsia"/>
          <w:color w:val="0000FF"/>
          <w:kern w:val="0"/>
          <w:sz w:val="15"/>
          <w:szCs w:val="15"/>
        </w:rPr>
        <w:t>,</w:t>
      </w:r>
      <w:r>
        <w:rPr>
          <w:rFonts w:hint="eastAsia"/>
          <w:color w:val="0000FF"/>
          <w:kern w:val="0"/>
          <w:sz w:val="15"/>
          <w:szCs w:val="15"/>
        </w:rPr>
        <w:t>李妍</w:t>
      </w:r>
      <w:r>
        <w:rPr>
          <w:rFonts w:hint="eastAsia"/>
          <w:color w:val="0000FF"/>
          <w:kern w:val="0"/>
          <w:sz w:val="15"/>
          <w:szCs w:val="15"/>
        </w:rPr>
        <w:t>,</w:t>
      </w:r>
      <w:r>
        <w:rPr>
          <w:rFonts w:hint="eastAsia"/>
          <w:color w:val="0000FF"/>
          <w:kern w:val="0"/>
          <w:sz w:val="15"/>
          <w:szCs w:val="15"/>
        </w:rPr>
        <w:t>宋琦琳</w:t>
      </w:r>
      <w:r>
        <w:rPr>
          <w:rFonts w:hint="eastAsia"/>
          <w:color w:val="0000FF"/>
          <w:kern w:val="0"/>
          <w:sz w:val="15"/>
          <w:szCs w:val="15"/>
        </w:rPr>
        <w:t>.</w:t>
      </w:r>
      <w:bookmarkStart w:id="45" w:name="OLE_LINK16"/>
      <w:r>
        <w:rPr>
          <w:rFonts w:hint="eastAsia"/>
          <w:color w:val="0000FF"/>
          <w:kern w:val="0"/>
          <w:sz w:val="15"/>
          <w:szCs w:val="15"/>
        </w:rPr>
        <w:t>车联网中时延感知的计算卸载和资源分配策略</w:t>
      </w:r>
      <w:r>
        <w:rPr>
          <w:rFonts w:hint="eastAsia"/>
          <w:color w:val="0000FF"/>
          <w:kern w:val="0"/>
          <w:sz w:val="15"/>
          <w:szCs w:val="15"/>
        </w:rPr>
        <w:t>[J].</w:t>
      </w:r>
      <w:r>
        <w:rPr>
          <w:rFonts w:hint="eastAsia"/>
          <w:color w:val="0000FF"/>
          <w:kern w:val="0"/>
          <w:sz w:val="15"/>
          <w:szCs w:val="15"/>
        </w:rPr>
        <w:t>西安邮电大学学报</w:t>
      </w:r>
      <w:r>
        <w:rPr>
          <w:rFonts w:hint="eastAsia"/>
          <w:color w:val="0000FF"/>
          <w:kern w:val="0"/>
          <w:sz w:val="15"/>
          <w:szCs w:val="15"/>
        </w:rPr>
        <w:t>,</w:t>
      </w:r>
      <w:bookmarkEnd w:id="45"/>
      <w:r>
        <w:rPr>
          <w:rFonts w:hint="eastAsia"/>
          <w:color w:val="0000FF"/>
          <w:kern w:val="0"/>
          <w:sz w:val="15"/>
          <w:szCs w:val="15"/>
        </w:rPr>
        <w:t>2023,28(1):1-8.</w:t>
      </w:r>
    </w:p>
    <w:p w14:paraId="24D91F74" w14:textId="77777777" w:rsidR="003E2EF6" w:rsidRDefault="003E2EF6">
      <w:pPr>
        <w:tabs>
          <w:tab w:val="left" w:pos="0"/>
        </w:tabs>
        <w:spacing w:line="300" w:lineRule="exact"/>
        <w:rPr>
          <w:color w:val="0000FF"/>
          <w:kern w:val="0"/>
          <w:sz w:val="15"/>
          <w:szCs w:val="15"/>
        </w:rPr>
      </w:pPr>
      <w:r>
        <w:rPr>
          <w:rFonts w:hint="eastAsia"/>
          <w:color w:val="0000FF"/>
          <w:kern w:val="0"/>
          <w:sz w:val="15"/>
          <w:szCs w:val="15"/>
        </w:rPr>
        <w:t xml:space="preserve">JIANG </w:t>
      </w:r>
      <w:proofErr w:type="gramStart"/>
      <w:r>
        <w:rPr>
          <w:rFonts w:hint="eastAsia"/>
          <w:color w:val="0000FF"/>
          <w:kern w:val="0"/>
          <w:sz w:val="15"/>
          <w:szCs w:val="15"/>
        </w:rPr>
        <w:t>F,LI</w:t>
      </w:r>
      <w:proofErr w:type="gramEnd"/>
      <w:r>
        <w:rPr>
          <w:rFonts w:hint="eastAsia"/>
          <w:color w:val="0000FF"/>
          <w:kern w:val="0"/>
          <w:sz w:val="15"/>
          <w:szCs w:val="15"/>
        </w:rPr>
        <w:t xml:space="preserve"> Y,SONG Q </w:t>
      </w:r>
      <w:proofErr w:type="spellStart"/>
      <w:r>
        <w:rPr>
          <w:rFonts w:hint="eastAsia"/>
          <w:color w:val="0000FF"/>
          <w:kern w:val="0"/>
          <w:sz w:val="15"/>
          <w:szCs w:val="15"/>
        </w:rPr>
        <w:t>L.Delay</w:t>
      </w:r>
      <w:proofErr w:type="spellEnd"/>
      <w:r>
        <w:rPr>
          <w:rFonts w:hint="eastAsia"/>
          <w:color w:val="0000FF"/>
          <w:kern w:val="0"/>
          <w:sz w:val="15"/>
          <w:szCs w:val="15"/>
        </w:rPr>
        <w:t>-aware computation offloading and resource allocation strategy for Internet of Vehicles[J].Journal of Xi</w:t>
      </w:r>
      <w:r>
        <w:rPr>
          <w:color w:val="0000FF"/>
          <w:kern w:val="0"/>
          <w:sz w:val="15"/>
          <w:szCs w:val="15"/>
        </w:rPr>
        <w:t>’</w:t>
      </w:r>
      <w:r>
        <w:rPr>
          <w:rFonts w:hint="eastAsia"/>
          <w:color w:val="0000FF"/>
          <w:kern w:val="0"/>
          <w:sz w:val="15"/>
          <w:szCs w:val="15"/>
        </w:rPr>
        <w:t>an University of Post and Telecommunication,2023,28(1):1-8.(in Chinese)</w:t>
      </w:r>
    </w:p>
    <w:p w14:paraId="38986428" w14:textId="77777777" w:rsidR="003E2EF6" w:rsidRDefault="003E2EF6">
      <w:pPr>
        <w:tabs>
          <w:tab w:val="left" w:pos="0"/>
        </w:tabs>
        <w:spacing w:line="300" w:lineRule="exact"/>
        <w:rPr>
          <w:kern w:val="0"/>
          <w:sz w:val="15"/>
          <w:szCs w:val="15"/>
        </w:rPr>
      </w:pPr>
      <w:r>
        <w:rPr>
          <w:rFonts w:hint="eastAsia"/>
          <w:kern w:val="0"/>
          <w:sz w:val="15"/>
          <w:szCs w:val="22"/>
          <w:lang w:bidi="zh-CN"/>
        </w:rPr>
        <w:lastRenderedPageBreak/>
        <w:t>[16]</w:t>
      </w:r>
      <w:r>
        <w:rPr>
          <w:rFonts w:hint="eastAsia"/>
          <w:kern w:val="0"/>
          <w:sz w:val="15"/>
          <w:szCs w:val="15"/>
        </w:rPr>
        <w:t>刘伯阳</w:t>
      </w:r>
      <w:r>
        <w:rPr>
          <w:rFonts w:hint="eastAsia"/>
          <w:kern w:val="0"/>
          <w:sz w:val="15"/>
          <w:szCs w:val="15"/>
        </w:rPr>
        <w:t>,</w:t>
      </w:r>
      <w:r>
        <w:rPr>
          <w:rFonts w:hint="eastAsia"/>
          <w:kern w:val="0"/>
          <w:sz w:val="15"/>
          <w:szCs w:val="15"/>
        </w:rPr>
        <w:t>何雯静</w:t>
      </w:r>
      <w:r>
        <w:rPr>
          <w:rFonts w:hint="eastAsia"/>
          <w:kern w:val="0"/>
          <w:sz w:val="15"/>
          <w:szCs w:val="15"/>
        </w:rPr>
        <w:t>,</w:t>
      </w:r>
      <w:r>
        <w:rPr>
          <w:rFonts w:hint="eastAsia"/>
          <w:kern w:val="0"/>
          <w:sz w:val="15"/>
          <w:szCs w:val="15"/>
        </w:rPr>
        <w:t>马杰</w:t>
      </w:r>
      <w:r>
        <w:rPr>
          <w:rFonts w:hint="eastAsia"/>
          <w:kern w:val="0"/>
          <w:sz w:val="15"/>
          <w:szCs w:val="15"/>
        </w:rPr>
        <w:t>,</w:t>
      </w:r>
      <w:r>
        <w:rPr>
          <w:rFonts w:hint="eastAsia"/>
          <w:kern w:val="0"/>
          <w:sz w:val="15"/>
          <w:szCs w:val="15"/>
        </w:rPr>
        <w:t>等</w:t>
      </w:r>
      <w:r>
        <w:rPr>
          <w:rFonts w:hint="eastAsia"/>
          <w:kern w:val="0"/>
          <w:sz w:val="15"/>
          <w:szCs w:val="15"/>
        </w:rPr>
        <w:t>.</w:t>
      </w:r>
      <w:r>
        <w:rPr>
          <w:rFonts w:hint="eastAsia"/>
          <w:kern w:val="0"/>
          <w:sz w:val="15"/>
          <w:szCs w:val="15"/>
        </w:rPr>
        <w:t>无人机辅助认知边缘计算鲁棒资源分配方案</w:t>
      </w:r>
      <w:r>
        <w:rPr>
          <w:rFonts w:hint="eastAsia"/>
          <w:kern w:val="0"/>
          <w:sz w:val="15"/>
          <w:szCs w:val="15"/>
        </w:rPr>
        <w:t>[J].</w:t>
      </w:r>
      <w:r>
        <w:rPr>
          <w:rFonts w:hint="eastAsia"/>
          <w:kern w:val="0"/>
          <w:sz w:val="15"/>
          <w:szCs w:val="15"/>
        </w:rPr>
        <w:t>西安邮电大学学报</w:t>
      </w:r>
      <w:r>
        <w:rPr>
          <w:rFonts w:hint="eastAsia"/>
          <w:kern w:val="0"/>
          <w:sz w:val="15"/>
          <w:szCs w:val="15"/>
        </w:rPr>
        <w:t>,2023,28(3):1-9.</w:t>
      </w:r>
      <w:r>
        <w:rPr>
          <w:kern w:val="0"/>
          <w:sz w:val="15"/>
          <w:szCs w:val="15"/>
        </w:rPr>
        <w:t xml:space="preserve"> </w:t>
      </w:r>
    </w:p>
    <w:p w14:paraId="49472327" w14:textId="77777777" w:rsidR="003E2EF6" w:rsidRDefault="003E2EF6">
      <w:pPr>
        <w:tabs>
          <w:tab w:val="left" w:pos="0"/>
        </w:tabs>
        <w:spacing w:line="300" w:lineRule="exact"/>
        <w:rPr>
          <w:kern w:val="0"/>
          <w:sz w:val="15"/>
          <w:szCs w:val="15"/>
        </w:rPr>
      </w:pPr>
      <w:r>
        <w:rPr>
          <w:kern w:val="0"/>
          <w:sz w:val="15"/>
          <w:szCs w:val="15"/>
        </w:rPr>
        <w:t>LIU</w:t>
      </w:r>
      <w:r>
        <w:rPr>
          <w:rFonts w:hint="eastAsia"/>
          <w:kern w:val="0"/>
          <w:sz w:val="15"/>
          <w:szCs w:val="15"/>
        </w:rPr>
        <w:t xml:space="preserve"> B</w:t>
      </w:r>
      <w:r>
        <w:rPr>
          <w:kern w:val="0"/>
          <w:sz w:val="15"/>
          <w:szCs w:val="15"/>
        </w:rPr>
        <w:t xml:space="preserve"> </w:t>
      </w:r>
      <w:proofErr w:type="gramStart"/>
      <w:r>
        <w:rPr>
          <w:kern w:val="0"/>
          <w:sz w:val="15"/>
          <w:szCs w:val="15"/>
        </w:rPr>
        <w:t>Y,HE</w:t>
      </w:r>
      <w:proofErr w:type="gramEnd"/>
      <w:r>
        <w:rPr>
          <w:kern w:val="0"/>
          <w:sz w:val="15"/>
          <w:szCs w:val="15"/>
        </w:rPr>
        <w:t xml:space="preserve"> W J,MA </w:t>
      </w:r>
      <w:proofErr w:type="spellStart"/>
      <w:r>
        <w:rPr>
          <w:kern w:val="0"/>
          <w:sz w:val="15"/>
          <w:szCs w:val="15"/>
        </w:rPr>
        <w:t>J,et</w:t>
      </w:r>
      <w:proofErr w:type="spellEnd"/>
      <w:r>
        <w:rPr>
          <w:kern w:val="0"/>
          <w:sz w:val="15"/>
          <w:szCs w:val="15"/>
        </w:rPr>
        <w:t xml:space="preserve"> </w:t>
      </w:r>
      <w:proofErr w:type="spellStart"/>
      <w:r>
        <w:rPr>
          <w:kern w:val="0"/>
          <w:sz w:val="15"/>
          <w:szCs w:val="15"/>
        </w:rPr>
        <w:t>al.Robus</w:t>
      </w:r>
      <w:proofErr w:type="spellEnd"/>
      <w:r>
        <w:rPr>
          <w:kern w:val="0"/>
          <w:sz w:val="15"/>
          <w:szCs w:val="15"/>
        </w:rPr>
        <w:t xml:space="preserve"> resource allocation in UAV-assisted mobile edge computing networks[J].Journal of Xi’an University of Post and Telecommunication,</w:t>
      </w:r>
      <w:r>
        <w:rPr>
          <w:rFonts w:hint="eastAsia"/>
          <w:kern w:val="0"/>
          <w:sz w:val="15"/>
          <w:szCs w:val="15"/>
        </w:rPr>
        <w:t>2023,28(3):1-9</w:t>
      </w:r>
      <w:r>
        <w:rPr>
          <w:kern w:val="0"/>
          <w:sz w:val="15"/>
          <w:szCs w:val="15"/>
        </w:rPr>
        <w:t>.(in Chinese)</w:t>
      </w:r>
    </w:p>
    <w:p w14:paraId="491C7A17" w14:textId="77777777" w:rsidR="003E2EF6" w:rsidRDefault="003E2EF6">
      <w:pPr>
        <w:tabs>
          <w:tab w:val="left" w:pos="0"/>
        </w:tabs>
        <w:spacing w:line="300" w:lineRule="exact"/>
        <w:rPr>
          <w:kern w:val="0"/>
          <w:sz w:val="15"/>
          <w:szCs w:val="22"/>
          <w:lang w:bidi="zh-CN"/>
        </w:rPr>
      </w:pPr>
      <w:r>
        <w:rPr>
          <w:rFonts w:hint="eastAsia"/>
          <w:kern w:val="0"/>
          <w:sz w:val="15"/>
          <w:szCs w:val="22"/>
          <w:lang w:bidi="zh-CN"/>
        </w:rPr>
        <w:t>[17]</w:t>
      </w:r>
      <w:r>
        <w:rPr>
          <w:rFonts w:ascii="宋体" w:hAnsi="宋体" w:hint="eastAsia"/>
          <w:kern w:val="0"/>
          <w:sz w:val="15"/>
          <w:szCs w:val="15"/>
        </w:rPr>
        <w:t>刘伯阳</w:t>
      </w:r>
      <w:r>
        <w:rPr>
          <w:rFonts w:hint="eastAsia"/>
          <w:kern w:val="0"/>
          <w:sz w:val="15"/>
          <w:szCs w:val="15"/>
        </w:rPr>
        <w:t>,</w:t>
      </w:r>
      <w:r>
        <w:rPr>
          <w:rFonts w:ascii="宋体" w:hAnsi="宋体" w:hint="eastAsia"/>
          <w:kern w:val="0"/>
          <w:sz w:val="15"/>
          <w:szCs w:val="15"/>
        </w:rPr>
        <w:t>魏晨松</w:t>
      </w:r>
      <w:r>
        <w:rPr>
          <w:rFonts w:hint="eastAsia"/>
          <w:kern w:val="0"/>
          <w:sz w:val="15"/>
          <w:szCs w:val="15"/>
        </w:rPr>
        <w:t>,</w:t>
      </w:r>
      <w:r>
        <w:rPr>
          <w:rFonts w:ascii="宋体" w:hAnsi="宋体" w:hint="eastAsia"/>
          <w:kern w:val="0"/>
          <w:sz w:val="15"/>
          <w:szCs w:val="15"/>
        </w:rPr>
        <w:t>李伟</w:t>
      </w:r>
      <w:r>
        <w:rPr>
          <w:rFonts w:hint="eastAsia"/>
          <w:kern w:val="0"/>
          <w:sz w:val="15"/>
          <w:szCs w:val="15"/>
        </w:rPr>
        <w:t>,</w:t>
      </w:r>
      <w:r>
        <w:rPr>
          <w:rFonts w:ascii="宋体" w:hAnsi="宋体" w:hint="eastAsia"/>
          <w:kern w:val="0"/>
          <w:sz w:val="15"/>
          <w:szCs w:val="15"/>
        </w:rPr>
        <w:t>等</w:t>
      </w:r>
      <w:r>
        <w:rPr>
          <w:rFonts w:hint="eastAsia"/>
          <w:kern w:val="0"/>
          <w:sz w:val="15"/>
          <w:szCs w:val="15"/>
        </w:rPr>
        <w:t>.</w:t>
      </w:r>
      <w:r>
        <w:rPr>
          <w:rFonts w:ascii="宋体" w:hAnsi="宋体" w:hint="eastAsia"/>
          <w:kern w:val="0"/>
          <w:sz w:val="15"/>
          <w:szCs w:val="15"/>
        </w:rPr>
        <w:t>多次用户认知边缘计算网络资源分配方案</w:t>
      </w:r>
      <w:r>
        <w:rPr>
          <w:rFonts w:hint="eastAsia"/>
          <w:kern w:val="0"/>
          <w:sz w:val="15"/>
          <w:szCs w:val="15"/>
        </w:rPr>
        <w:t>[J].</w:t>
      </w:r>
      <w:r>
        <w:rPr>
          <w:rFonts w:ascii="宋体" w:hAnsi="宋体" w:hint="eastAsia"/>
          <w:kern w:val="0"/>
          <w:sz w:val="15"/>
          <w:szCs w:val="15"/>
        </w:rPr>
        <w:t>西安邮电大学学报</w:t>
      </w:r>
      <w:r>
        <w:rPr>
          <w:rFonts w:hint="eastAsia"/>
          <w:kern w:val="0"/>
          <w:sz w:val="15"/>
          <w:szCs w:val="15"/>
        </w:rPr>
        <w:t>,2022,27(3):8-15.</w:t>
      </w:r>
    </w:p>
    <w:p w14:paraId="6484A5E9" w14:textId="77777777" w:rsidR="003E2EF6" w:rsidRDefault="003E2EF6">
      <w:pPr>
        <w:tabs>
          <w:tab w:val="left" w:pos="0"/>
        </w:tabs>
        <w:spacing w:line="300" w:lineRule="exact"/>
        <w:rPr>
          <w:kern w:val="0"/>
          <w:sz w:val="15"/>
          <w:szCs w:val="15"/>
        </w:rPr>
      </w:pPr>
      <w:bookmarkStart w:id="46" w:name="_Hlk154692692"/>
      <w:r>
        <w:rPr>
          <w:kern w:val="0"/>
          <w:sz w:val="15"/>
          <w:szCs w:val="15"/>
        </w:rPr>
        <w:t>LIU</w:t>
      </w:r>
      <w:r>
        <w:rPr>
          <w:rFonts w:hint="eastAsia"/>
          <w:kern w:val="0"/>
          <w:sz w:val="15"/>
          <w:szCs w:val="15"/>
        </w:rPr>
        <w:t xml:space="preserve"> B</w:t>
      </w:r>
      <w:r>
        <w:rPr>
          <w:kern w:val="0"/>
          <w:sz w:val="15"/>
          <w:szCs w:val="15"/>
        </w:rPr>
        <w:t xml:space="preserve"> </w:t>
      </w:r>
      <w:proofErr w:type="gramStart"/>
      <w:r>
        <w:rPr>
          <w:kern w:val="0"/>
          <w:sz w:val="15"/>
          <w:szCs w:val="15"/>
        </w:rPr>
        <w:t>Y,WEI</w:t>
      </w:r>
      <w:proofErr w:type="gramEnd"/>
      <w:r>
        <w:rPr>
          <w:kern w:val="0"/>
          <w:sz w:val="15"/>
          <w:szCs w:val="15"/>
        </w:rPr>
        <w:t xml:space="preserve"> C S,LI </w:t>
      </w:r>
      <w:proofErr w:type="spellStart"/>
      <w:r>
        <w:rPr>
          <w:kern w:val="0"/>
          <w:sz w:val="15"/>
          <w:szCs w:val="15"/>
        </w:rPr>
        <w:t>W,et</w:t>
      </w:r>
      <w:proofErr w:type="spellEnd"/>
      <w:r>
        <w:rPr>
          <w:kern w:val="0"/>
          <w:sz w:val="15"/>
          <w:szCs w:val="15"/>
        </w:rPr>
        <w:t xml:space="preserve"> </w:t>
      </w:r>
      <w:proofErr w:type="spellStart"/>
      <w:r>
        <w:rPr>
          <w:kern w:val="0"/>
          <w:sz w:val="15"/>
          <w:szCs w:val="15"/>
        </w:rPr>
        <w:t>al.Resource</w:t>
      </w:r>
      <w:proofErr w:type="spellEnd"/>
      <w:r>
        <w:rPr>
          <w:kern w:val="0"/>
          <w:sz w:val="15"/>
          <w:szCs w:val="15"/>
        </w:rPr>
        <w:t xml:space="preserve"> allocation scheme for multiply-secondary mobile edge computing networks[J].Journal of Xi’an University of Post and Telecommunication,</w:t>
      </w:r>
      <w:r>
        <w:rPr>
          <w:rFonts w:hint="eastAsia"/>
          <w:kern w:val="0"/>
          <w:sz w:val="15"/>
          <w:szCs w:val="15"/>
        </w:rPr>
        <w:t>2022,27(3):8-15.</w:t>
      </w:r>
      <w:r>
        <w:rPr>
          <w:kern w:val="0"/>
          <w:sz w:val="15"/>
          <w:szCs w:val="15"/>
        </w:rPr>
        <w:t>(in Chinese)</w:t>
      </w:r>
    </w:p>
    <w:bookmarkEnd w:id="46"/>
    <w:p w14:paraId="4FDDC884" w14:textId="77777777" w:rsidR="003E2EF6" w:rsidRDefault="003E2EF6">
      <w:pPr>
        <w:tabs>
          <w:tab w:val="left" w:pos="0"/>
        </w:tabs>
        <w:spacing w:line="300" w:lineRule="exact"/>
        <w:rPr>
          <w:kern w:val="0"/>
          <w:sz w:val="15"/>
          <w:szCs w:val="15"/>
        </w:rPr>
      </w:pPr>
      <w:r>
        <w:rPr>
          <w:rFonts w:hint="eastAsia"/>
          <w:kern w:val="0"/>
          <w:sz w:val="15"/>
          <w:szCs w:val="22"/>
          <w:lang w:bidi="zh-CN"/>
        </w:rPr>
        <w:t>[</w:t>
      </w:r>
      <w:proofErr w:type="gramStart"/>
      <w:r>
        <w:rPr>
          <w:rFonts w:hint="eastAsia"/>
          <w:kern w:val="0"/>
          <w:sz w:val="15"/>
          <w:szCs w:val="22"/>
          <w:lang w:bidi="zh-CN"/>
        </w:rPr>
        <w:t>18]</w:t>
      </w:r>
      <w:r>
        <w:rPr>
          <w:kern w:val="0"/>
          <w:sz w:val="15"/>
          <w:szCs w:val="15"/>
        </w:rPr>
        <w:t>CHEN</w:t>
      </w:r>
      <w:proofErr w:type="gramEnd"/>
      <w:r>
        <w:rPr>
          <w:rFonts w:hint="eastAsia"/>
          <w:kern w:val="0"/>
          <w:sz w:val="15"/>
          <w:szCs w:val="15"/>
        </w:rPr>
        <w:t xml:space="preserve"> C</w:t>
      </w:r>
      <w:r>
        <w:rPr>
          <w:kern w:val="0"/>
          <w:sz w:val="15"/>
          <w:szCs w:val="15"/>
        </w:rPr>
        <w:t>,W</w:t>
      </w:r>
      <w:r>
        <w:rPr>
          <w:rFonts w:hint="eastAsia"/>
          <w:kern w:val="0"/>
          <w:sz w:val="15"/>
          <w:szCs w:val="15"/>
        </w:rPr>
        <w:t>ANG</w:t>
      </w:r>
      <w:r>
        <w:rPr>
          <w:kern w:val="0"/>
          <w:sz w:val="15"/>
          <w:szCs w:val="15"/>
        </w:rPr>
        <w:t xml:space="preserve"> C</w:t>
      </w:r>
      <w:r>
        <w:rPr>
          <w:rFonts w:hint="eastAsia"/>
          <w:kern w:val="0"/>
          <w:sz w:val="15"/>
          <w:szCs w:val="15"/>
        </w:rPr>
        <w:t xml:space="preserve"> </w:t>
      </w:r>
      <w:r>
        <w:rPr>
          <w:kern w:val="0"/>
          <w:sz w:val="15"/>
          <w:szCs w:val="15"/>
        </w:rPr>
        <w:t>Y,LI</w:t>
      </w:r>
      <w:r>
        <w:rPr>
          <w:rFonts w:hint="eastAsia"/>
          <w:kern w:val="0"/>
          <w:sz w:val="15"/>
          <w:szCs w:val="15"/>
        </w:rPr>
        <w:t xml:space="preserve"> </w:t>
      </w:r>
      <w:proofErr w:type="spellStart"/>
      <w:r>
        <w:rPr>
          <w:rFonts w:hint="eastAsia"/>
          <w:kern w:val="0"/>
          <w:sz w:val="15"/>
          <w:szCs w:val="15"/>
        </w:rPr>
        <w:t>C</w:t>
      </w:r>
      <w:r>
        <w:rPr>
          <w:kern w:val="0"/>
          <w:sz w:val="15"/>
          <w:szCs w:val="15"/>
        </w:rPr>
        <w:t>,et</w:t>
      </w:r>
      <w:proofErr w:type="spellEnd"/>
      <w:r>
        <w:rPr>
          <w:kern w:val="0"/>
          <w:sz w:val="15"/>
          <w:szCs w:val="15"/>
        </w:rPr>
        <w:t xml:space="preserve"> </w:t>
      </w:r>
      <w:proofErr w:type="spellStart"/>
      <w:r>
        <w:rPr>
          <w:kern w:val="0"/>
          <w:sz w:val="15"/>
          <w:szCs w:val="15"/>
        </w:rPr>
        <w:t>al.A</w:t>
      </w:r>
      <w:proofErr w:type="spellEnd"/>
      <w:r>
        <w:rPr>
          <w:kern w:val="0"/>
          <w:sz w:val="15"/>
          <w:szCs w:val="15"/>
        </w:rPr>
        <w:t xml:space="preserve"> V2V emergent message dissemination scheme for 6G-oriented vehicular networks[J].Chinese Journal of Electronics,2023,32(6):1179-1191. </w:t>
      </w:r>
    </w:p>
    <w:p w14:paraId="0A6246E0" w14:textId="77777777" w:rsidR="003E2EF6" w:rsidRDefault="003E2EF6">
      <w:pPr>
        <w:tabs>
          <w:tab w:val="left" w:pos="0"/>
        </w:tabs>
        <w:spacing w:line="300" w:lineRule="exact"/>
        <w:rPr>
          <w:kern w:val="0"/>
          <w:sz w:val="15"/>
          <w:szCs w:val="22"/>
          <w:lang w:bidi="zh-CN"/>
        </w:rPr>
      </w:pPr>
      <w:r>
        <w:rPr>
          <w:rFonts w:hint="eastAsia"/>
          <w:kern w:val="0"/>
          <w:sz w:val="15"/>
          <w:szCs w:val="22"/>
          <w:lang w:bidi="zh-CN"/>
        </w:rPr>
        <w:t>[</w:t>
      </w:r>
      <w:proofErr w:type="gramStart"/>
      <w:r>
        <w:rPr>
          <w:rFonts w:hint="eastAsia"/>
          <w:kern w:val="0"/>
          <w:sz w:val="15"/>
          <w:szCs w:val="22"/>
          <w:lang w:bidi="zh-CN"/>
        </w:rPr>
        <w:t>19]</w:t>
      </w:r>
      <w:r>
        <w:rPr>
          <w:kern w:val="0"/>
          <w:sz w:val="15"/>
          <w:szCs w:val="15"/>
        </w:rPr>
        <w:t>LIU</w:t>
      </w:r>
      <w:proofErr w:type="gramEnd"/>
      <w:r>
        <w:rPr>
          <w:rFonts w:hint="eastAsia"/>
          <w:kern w:val="0"/>
          <w:sz w:val="15"/>
          <w:szCs w:val="15"/>
        </w:rPr>
        <w:t xml:space="preserve"> L</w:t>
      </w:r>
      <w:r>
        <w:rPr>
          <w:kern w:val="0"/>
          <w:sz w:val="15"/>
          <w:szCs w:val="15"/>
        </w:rPr>
        <w:t>,FENG</w:t>
      </w:r>
      <w:r>
        <w:rPr>
          <w:rFonts w:hint="eastAsia"/>
          <w:kern w:val="0"/>
          <w:sz w:val="15"/>
          <w:szCs w:val="15"/>
        </w:rPr>
        <w:t xml:space="preserve"> J</w:t>
      </w:r>
      <w:r>
        <w:rPr>
          <w:kern w:val="0"/>
          <w:sz w:val="15"/>
          <w:szCs w:val="15"/>
        </w:rPr>
        <w:t>,MU</w:t>
      </w:r>
      <w:r>
        <w:rPr>
          <w:rFonts w:hint="eastAsia"/>
          <w:kern w:val="0"/>
          <w:sz w:val="15"/>
          <w:szCs w:val="15"/>
        </w:rPr>
        <w:t xml:space="preserve"> X </w:t>
      </w:r>
      <w:proofErr w:type="spellStart"/>
      <w:r>
        <w:rPr>
          <w:rFonts w:hint="eastAsia"/>
          <w:kern w:val="0"/>
          <w:sz w:val="15"/>
          <w:szCs w:val="15"/>
        </w:rPr>
        <w:t>Y</w:t>
      </w:r>
      <w:r>
        <w:rPr>
          <w:kern w:val="0"/>
          <w:sz w:val="15"/>
          <w:szCs w:val="15"/>
        </w:rPr>
        <w:t>,et</w:t>
      </w:r>
      <w:proofErr w:type="spellEnd"/>
      <w:r>
        <w:rPr>
          <w:kern w:val="0"/>
          <w:sz w:val="15"/>
          <w:szCs w:val="15"/>
        </w:rPr>
        <w:t xml:space="preserve"> </w:t>
      </w:r>
      <w:proofErr w:type="spellStart"/>
      <w:r>
        <w:rPr>
          <w:kern w:val="0"/>
          <w:sz w:val="15"/>
          <w:szCs w:val="15"/>
        </w:rPr>
        <w:t>al.Asynchronous</w:t>
      </w:r>
      <w:proofErr w:type="spellEnd"/>
      <w:r>
        <w:rPr>
          <w:kern w:val="0"/>
          <w:sz w:val="15"/>
          <w:szCs w:val="15"/>
        </w:rPr>
        <w:t xml:space="preserve"> deep reinforcement learning for collaborative task computing and on-demand resource allocation in vehicular edge computing[J].IEEE Transactions on </w:t>
      </w:r>
      <w:r>
        <w:rPr>
          <w:kern w:val="0"/>
          <w:sz w:val="15"/>
          <w:szCs w:val="15"/>
        </w:rPr>
        <w:t xml:space="preserve">Intelligent Transportation Systems,2023,4(10):1-14. </w:t>
      </w:r>
    </w:p>
    <w:p w14:paraId="7745A775" w14:textId="77777777" w:rsidR="003E2EF6" w:rsidRDefault="003E2EF6">
      <w:pPr>
        <w:tabs>
          <w:tab w:val="left" w:pos="0"/>
        </w:tabs>
        <w:spacing w:line="300" w:lineRule="exact"/>
        <w:rPr>
          <w:kern w:val="0"/>
          <w:sz w:val="15"/>
          <w:szCs w:val="22"/>
          <w:lang w:bidi="zh-CN"/>
        </w:rPr>
      </w:pPr>
      <w:r>
        <w:rPr>
          <w:rFonts w:hint="eastAsia"/>
          <w:kern w:val="0"/>
          <w:sz w:val="15"/>
          <w:szCs w:val="22"/>
          <w:lang w:bidi="zh-CN"/>
        </w:rPr>
        <w:t>[</w:t>
      </w:r>
      <w:proofErr w:type="gramStart"/>
      <w:r>
        <w:rPr>
          <w:rFonts w:hint="eastAsia"/>
          <w:kern w:val="0"/>
          <w:sz w:val="15"/>
          <w:szCs w:val="22"/>
          <w:lang w:bidi="zh-CN"/>
        </w:rPr>
        <w:t>20]</w:t>
      </w:r>
      <w:r>
        <w:rPr>
          <w:kern w:val="0"/>
          <w:sz w:val="15"/>
          <w:szCs w:val="15"/>
        </w:rPr>
        <w:t>ZHANG</w:t>
      </w:r>
      <w:proofErr w:type="gramEnd"/>
      <w:r>
        <w:rPr>
          <w:kern w:val="0"/>
          <w:sz w:val="15"/>
          <w:szCs w:val="15"/>
        </w:rPr>
        <w:t xml:space="preserve"> L,ZHANG H,GUO </w:t>
      </w:r>
      <w:proofErr w:type="spellStart"/>
      <w:r>
        <w:rPr>
          <w:kern w:val="0"/>
          <w:sz w:val="15"/>
          <w:szCs w:val="15"/>
        </w:rPr>
        <w:t>C,et</w:t>
      </w:r>
      <w:proofErr w:type="spellEnd"/>
      <w:r>
        <w:rPr>
          <w:kern w:val="0"/>
          <w:sz w:val="15"/>
          <w:szCs w:val="15"/>
        </w:rPr>
        <w:t xml:space="preserve"> </w:t>
      </w:r>
      <w:proofErr w:type="spellStart"/>
      <w:r>
        <w:rPr>
          <w:kern w:val="0"/>
          <w:sz w:val="15"/>
          <w:szCs w:val="15"/>
        </w:rPr>
        <w:t>al.Satellite</w:t>
      </w:r>
      <w:proofErr w:type="spellEnd"/>
      <w:r>
        <w:rPr>
          <w:kern w:val="0"/>
          <w:sz w:val="15"/>
          <w:szCs w:val="15"/>
        </w:rPr>
        <w:t xml:space="preserve">-aerial integrated computing in </w:t>
      </w:r>
      <w:proofErr w:type="spellStart"/>
      <w:r>
        <w:rPr>
          <w:kern w:val="0"/>
          <w:sz w:val="15"/>
          <w:szCs w:val="15"/>
        </w:rPr>
        <w:t>disasters:User</w:t>
      </w:r>
      <w:proofErr w:type="spellEnd"/>
      <w:r>
        <w:rPr>
          <w:kern w:val="0"/>
          <w:sz w:val="15"/>
          <w:szCs w:val="15"/>
        </w:rPr>
        <w:t xml:space="preserve"> association and ofﬂoading decision[C]// </w:t>
      </w:r>
      <w:r>
        <w:rPr>
          <w:rFonts w:hint="eastAsia"/>
          <w:kern w:val="0"/>
          <w:sz w:val="15"/>
          <w:szCs w:val="15"/>
        </w:rPr>
        <w:t xml:space="preserve">Proceedings of the </w:t>
      </w:r>
      <w:r>
        <w:rPr>
          <w:kern w:val="0"/>
          <w:sz w:val="15"/>
          <w:szCs w:val="15"/>
        </w:rPr>
        <w:t>IEEE International Conference on Communications</w:t>
      </w:r>
      <w:r>
        <w:rPr>
          <w:rFonts w:hint="eastAsia"/>
          <w:kern w:val="0"/>
          <w:sz w:val="15"/>
          <w:szCs w:val="15"/>
        </w:rPr>
        <w:t xml:space="preserve"> </w:t>
      </w:r>
      <w:r>
        <w:rPr>
          <w:kern w:val="0"/>
          <w:sz w:val="15"/>
          <w:szCs w:val="15"/>
        </w:rPr>
        <w:t xml:space="preserve">(ICC).Dublin:IEEE,2020:554-559. </w:t>
      </w:r>
    </w:p>
    <w:p w14:paraId="46363A86" w14:textId="77777777" w:rsidR="003E2EF6" w:rsidRDefault="003E2EF6">
      <w:pPr>
        <w:tabs>
          <w:tab w:val="left" w:pos="0"/>
        </w:tabs>
        <w:spacing w:line="300" w:lineRule="exact"/>
        <w:rPr>
          <w:kern w:val="0"/>
          <w:sz w:val="15"/>
          <w:szCs w:val="22"/>
          <w:lang w:bidi="zh-CN"/>
        </w:rPr>
      </w:pPr>
      <w:r>
        <w:rPr>
          <w:rFonts w:hint="eastAsia"/>
          <w:kern w:val="0"/>
          <w:sz w:val="15"/>
          <w:szCs w:val="22"/>
          <w:lang w:bidi="zh-CN"/>
        </w:rPr>
        <w:t>[</w:t>
      </w:r>
      <w:proofErr w:type="gramStart"/>
      <w:r>
        <w:rPr>
          <w:rFonts w:hint="eastAsia"/>
          <w:kern w:val="0"/>
          <w:sz w:val="15"/>
          <w:szCs w:val="22"/>
          <w:lang w:bidi="zh-CN"/>
        </w:rPr>
        <w:t>21]</w:t>
      </w:r>
      <w:r>
        <w:rPr>
          <w:kern w:val="0"/>
          <w:sz w:val="15"/>
          <w:szCs w:val="15"/>
        </w:rPr>
        <w:t>HE</w:t>
      </w:r>
      <w:proofErr w:type="gramEnd"/>
      <w:r>
        <w:rPr>
          <w:kern w:val="0"/>
          <w:sz w:val="15"/>
          <w:szCs w:val="15"/>
        </w:rPr>
        <w:t xml:space="preserve"> X,JIN R,DAI </w:t>
      </w:r>
      <w:proofErr w:type="spellStart"/>
      <w:r>
        <w:rPr>
          <w:kern w:val="0"/>
          <w:sz w:val="15"/>
          <w:szCs w:val="15"/>
        </w:rPr>
        <w:t>H.Multi</w:t>
      </w:r>
      <w:proofErr w:type="spellEnd"/>
      <w:r>
        <w:rPr>
          <w:kern w:val="0"/>
          <w:sz w:val="15"/>
          <w:szCs w:val="15"/>
        </w:rPr>
        <w:t>-hop task ofﬂoading with on-the-ﬂy computation for multi-</w:t>
      </w:r>
      <w:proofErr w:type="spellStart"/>
      <w:r>
        <w:rPr>
          <w:kern w:val="0"/>
          <w:sz w:val="15"/>
          <w:szCs w:val="15"/>
        </w:rPr>
        <w:t>uav</w:t>
      </w:r>
      <w:proofErr w:type="spellEnd"/>
      <w:r>
        <w:rPr>
          <w:kern w:val="0"/>
          <w:sz w:val="15"/>
          <w:szCs w:val="15"/>
        </w:rPr>
        <w:t xml:space="preserve"> remote edge computing[J].IEEE Transactions on Communications,2021,70(2):1332-1344. </w:t>
      </w:r>
    </w:p>
    <w:p w14:paraId="29700CCF" w14:textId="77777777" w:rsidR="003E2EF6" w:rsidRDefault="003E2EF6">
      <w:pPr>
        <w:tabs>
          <w:tab w:val="left" w:pos="0"/>
        </w:tabs>
        <w:spacing w:line="300" w:lineRule="exact"/>
        <w:rPr>
          <w:kern w:val="0"/>
          <w:sz w:val="15"/>
          <w:szCs w:val="15"/>
        </w:rPr>
      </w:pPr>
      <w:r>
        <w:rPr>
          <w:rFonts w:hint="eastAsia"/>
          <w:kern w:val="0"/>
          <w:sz w:val="15"/>
          <w:szCs w:val="22"/>
          <w:lang w:bidi="zh-CN"/>
        </w:rPr>
        <w:t>[</w:t>
      </w:r>
      <w:proofErr w:type="gramStart"/>
      <w:r>
        <w:rPr>
          <w:rFonts w:hint="eastAsia"/>
          <w:kern w:val="0"/>
          <w:sz w:val="15"/>
          <w:szCs w:val="22"/>
          <w:lang w:bidi="zh-CN"/>
        </w:rPr>
        <w:t>22]</w:t>
      </w:r>
      <w:r>
        <w:rPr>
          <w:rFonts w:hint="eastAsia"/>
          <w:kern w:val="0"/>
          <w:sz w:val="15"/>
          <w:szCs w:val="15"/>
        </w:rPr>
        <w:t>CHENG</w:t>
      </w:r>
      <w:proofErr w:type="gramEnd"/>
      <w:r>
        <w:rPr>
          <w:rFonts w:hint="eastAsia"/>
          <w:kern w:val="0"/>
          <w:sz w:val="15"/>
          <w:szCs w:val="15"/>
        </w:rPr>
        <w:t xml:space="preserve"> N,LYU F,QUAN </w:t>
      </w:r>
      <w:proofErr w:type="spellStart"/>
      <w:r>
        <w:rPr>
          <w:rFonts w:hint="eastAsia"/>
          <w:kern w:val="0"/>
          <w:sz w:val="15"/>
          <w:szCs w:val="15"/>
        </w:rPr>
        <w:t>W,et</w:t>
      </w:r>
      <w:proofErr w:type="spellEnd"/>
      <w:r>
        <w:rPr>
          <w:rFonts w:hint="eastAsia"/>
          <w:kern w:val="0"/>
          <w:sz w:val="15"/>
          <w:szCs w:val="15"/>
        </w:rPr>
        <w:t xml:space="preserve"> </w:t>
      </w:r>
      <w:proofErr w:type="spellStart"/>
      <w:r>
        <w:rPr>
          <w:rFonts w:hint="eastAsia"/>
          <w:kern w:val="0"/>
          <w:sz w:val="15"/>
          <w:szCs w:val="15"/>
        </w:rPr>
        <w:t>al.S</w:t>
      </w:r>
      <w:bookmarkStart w:id="47" w:name="OLE_LINK15"/>
      <w:r>
        <w:rPr>
          <w:rFonts w:hint="eastAsia"/>
          <w:kern w:val="0"/>
          <w:sz w:val="15"/>
          <w:szCs w:val="15"/>
        </w:rPr>
        <w:t>pace</w:t>
      </w:r>
      <w:proofErr w:type="spellEnd"/>
      <w:r>
        <w:rPr>
          <w:rFonts w:hint="eastAsia"/>
          <w:kern w:val="0"/>
          <w:sz w:val="15"/>
          <w:szCs w:val="15"/>
        </w:rPr>
        <w:t xml:space="preserve">/aerial-assisted computing offloading for IoT </w:t>
      </w:r>
      <w:proofErr w:type="spellStart"/>
      <w:r>
        <w:rPr>
          <w:rFonts w:hint="eastAsia"/>
          <w:kern w:val="0"/>
          <w:sz w:val="15"/>
          <w:szCs w:val="15"/>
        </w:rPr>
        <w:t>applications:A</w:t>
      </w:r>
      <w:proofErr w:type="spellEnd"/>
      <w:r>
        <w:rPr>
          <w:rFonts w:hint="eastAsia"/>
          <w:kern w:val="0"/>
          <w:sz w:val="15"/>
          <w:szCs w:val="15"/>
        </w:rPr>
        <w:t xml:space="preserve"> learning-based approach</w:t>
      </w:r>
      <w:bookmarkEnd w:id="47"/>
      <w:r>
        <w:rPr>
          <w:kern w:val="0"/>
          <w:sz w:val="15"/>
          <w:szCs w:val="15"/>
        </w:rPr>
        <w:t>[J]</w:t>
      </w:r>
      <w:r>
        <w:rPr>
          <w:rFonts w:hint="eastAsia"/>
          <w:kern w:val="0"/>
          <w:sz w:val="15"/>
          <w:szCs w:val="15"/>
        </w:rPr>
        <w:t>.IEEE Journal on Selected Areas in Communications,2019,37(5):1117</w:t>
      </w:r>
      <w:r>
        <w:rPr>
          <w:rFonts w:ascii="宋体" w:hAnsi="宋体" w:hint="eastAsia"/>
          <w:kern w:val="0"/>
          <w:sz w:val="15"/>
          <w:szCs w:val="15"/>
        </w:rPr>
        <w:t>-</w:t>
      </w:r>
      <w:r>
        <w:rPr>
          <w:rFonts w:hint="eastAsia"/>
          <w:kern w:val="0"/>
          <w:sz w:val="15"/>
          <w:szCs w:val="15"/>
        </w:rPr>
        <w:t>1129</w:t>
      </w:r>
      <w:r>
        <w:rPr>
          <w:kern w:val="0"/>
          <w:sz w:val="15"/>
          <w:szCs w:val="15"/>
        </w:rPr>
        <w:t>.</w:t>
      </w:r>
    </w:p>
    <w:p w14:paraId="4AA82AC7" w14:textId="15944490" w:rsidR="003E2EF6" w:rsidRDefault="001F41FF">
      <w:pPr>
        <w:pStyle w:val="af3"/>
        <w:rPr>
          <w:lang w:bidi="zh-CN"/>
        </w:rPr>
      </w:pPr>
      <w:r>
        <w:rPr>
          <w:noProof/>
        </w:rPr>
        <w:drawing>
          <wp:inline distT="0" distB="0" distL="0" distR="0" wp14:anchorId="50BE23CD" wp14:editId="757E9E85">
            <wp:extent cx="2794000" cy="920750"/>
            <wp:effectExtent l="0" t="0" r="0" b="0"/>
            <wp:docPr id="66" name="图片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94000" cy="920750"/>
                    </a:xfrm>
                    <a:prstGeom prst="rect">
                      <a:avLst/>
                    </a:prstGeom>
                    <a:noFill/>
                    <a:ln>
                      <a:noFill/>
                    </a:ln>
                  </pic:spPr>
                </pic:pic>
              </a:graphicData>
            </a:graphic>
          </wp:inline>
        </w:drawing>
      </w:r>
    </w:p>
    <w:p w14:paraId="307DFC5F" w14:textId="77777777" w:rsidR="003E2EF6" w:rsidRDefault="003E2EF6" w:rsidP="00BC3B0B">
      <w:pPr>
        <w:widowControl/>
        <w:jc w:val="left"/>
        <w:rPr>
          <w:lang w:bidi="zh-CN"/>
        </w:rPr>
        <w:sectPr w:rsidR="003E2EF6">
          <w:type w:val="continuous"/>
          <w:pgSz w:w="11906" w:h="16838"/>
          <w:pgMar w:top="2098" w:right="1134" w:bottom="1134" w:left="1531" w:header="851" w:footer="992" w:gutter="0"/>
          <w:cols w:num="2" w:space="425"/>
          <w:docGrid w:type="lines" w:linePitch="312"/>
        </w:sectPr>
      </w:pPr>
    </w:p>
    <w:p w14:paraId="42741AB7" w14:textId="3B967A91" w:rsidR="003E2EF6" w:rsidRPr="00BC3B0B" w:rsidRDefault="003E2EF6">
      <w:pPr>
        <w:widowControl/>
        <w:adjustRightInd w:val="0"/>
        <w:spacing w:line="360" w:lineRule="exact"/>
        <w:rPr>
          <w:b/>
          <w:color w:val="0000FF"/>
          <w:kern w:val="0"/>
          <w:sz w:val="22"/>
          <w:highlight w:val="yellow"/>
        </w:rPr>
      </w:pPr>
    </w:p>
    <w:sectPr w:rsidR="003E2EF6" w:rsidRPr="00BC3B0B">
      <w:type w:val="continuous"/>
      <w:pgSz w:w="11906" w:h="16838"/>
      <w:pgMar w:top="2098" w:right="1134" w:bottom="1134" w:left="153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ED78B" w14:textId="77777777" w:rsidR="00731C83" w:rsidRDefault="00731C83">
      <w:r>
        <w:separator/>
      </w:r>
    </w:p>
  </w:endnote>
  <w:endnote w:type="continuationSeparator" w:id="0">
    <w:p w14:paraId="111F3120" w14:textId="77777777" w:rsidR="00731C83" w:rsidRDefault="00731C83">
      <w:r>
        <w:continuationSeparator/>
      </w:r>
    </w:p>
  </w:endnote>
  <w:endnote w:type="continuationNotice" w:id="1">
    <w:p w14:paraId="0F1EA812" w14:textId="77777777" w:rsidR="00731C83" w:rsidRDefault="00731C8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 New Roman MT Extra Bold">
    <w:altName w:val="Times New Roman"/>
    <w:panose1 w:val="020B0604020202020204"/>
    <w:charset w:val="00"/>
    <w:family w:val="roman"/>
    <w:pitch w:val="default"/>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B4F55" w14:textId="77777777" w:rsidR="003E2EF6" w:rsidRDefault="003E2EF6">
    <w:pPr>
      <w:pStyle w:val="aa"/>
      <w:ind w:leftChars="439" w:left="922" w:firstLine="1"/>
      <w:rPr>
        <w:color w:val="000000"/>
        <w:szCs w:val="21"/>
      </w:rPr>
    </w:pPr>
  </w:p>
  <w:p w14:paraId="528F21B5" w14:textId="77777777" w:rsidR="003E2EF6" w:rsidRDefault="003E2EF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D1CA0" w14:textId="77777777" w:rsidR="00731C83" w:rsidRDefault="00731C83">
      <w:r>
        <w:separator/>
      </w:r>
    </w:p>
  </w:footnote>
  <w:footnote w:type="continuationSeparator" w:id="0">
    <w:p w14:paraId="7E751F7F" w14:textId="77777777" w:rsidR="00731C83" w:rsidRDefault="00731C83">
      <w:r>
        <w:continuationSeparator/>
      </w:r>
    </w:p>
  </w:footnote>
  <w:footnote w:type="continuationNotice" w:id="1">
    <w:p w14:paraId="1B4928D2" w14:textId="77777777" w:rsidR="00731C83" w:rsidRDefault="00731C8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FA4E1" w14:textId="77777777" w:rsidR="003E2EF6" w:rsidRDefault="003E2EF6" w:rsidP="0051332C">
    <w:pPr>
      <w:pStyle w:val="a9"/>
      <w:framePr w:wrap="around" w:vAnchor="text" w:hAnchor="margin" w:xAlign="outside" w:y="1"/>
      <w:pBdr>
        <w:bottom w:val="none" w:sz="0" w:space="0" w:color="auto"/>
      </w:pBdr>
      <w:ind w:left="204"/>
      <w:rPr>
        <w:rStyle w:val="ae"/>
      </w:rPr>
    </w:pPr>
    <w:r>
      <w:fldChar w:fldCharType="begin"/>
    </w:r>
    <w:r>
      <w:rPr>
        <w:rStyle w:val="ae"/>
      </w:rPr>
      <w:instrText xml:space="preserve">PAGE  </w:instrText>
    </w:r>
    <w:r>
      <w:fldChar w:fldCharType="separate"/>
    </w:r>
    <w:r>
      <w:rPr>
        <w:rStyle w:val="ae"/>
      </w:rPr>
      <w:t>68</w:t>
    </w:r>
    <w:r>
      <w:fldChar w:fldCharType="end"/>
    </w:r>
  </w:p>
  <w:p w14:paraId="07C55742" w14:textId="77777777" w:rsidR="003E2EF6" w:rsidRDefault="003E2EF6" w:rsidP="0051332C">
    <w:pPr>
      <w:pStyle w:val="a9"/>
      <w:pBdr>
        <w:bottom w:val="none" w:sz="0" w:space="0" w:color="auto"/>
      </w:pBdr>
      <w:tabs>
        <w:tab w:val="clear" w:pos="4153"/>
        <w:tab w:val="clear" w:pos="8306"/>
        <w:tab w:val="right" w:pos="-1470"/>
        <w:tab w:val="center" w:pos="4816"/>
        <w:tab w:val="right" w:pos="9660"/>
      </w:tabs>
      <w:adjustRightInd w:val="0"/>
      <w:jc w:val="both"/>
    </w:pPr>
    <w:r>
      <w:rPr>
        <w:rFonts w:hint="eastAsia"/>
      </w:rPr>
      <w:tab/>
    </w:r>
    <w:r>
      <w:rPr>
        <w:rFonts w:hint="eastAsia"/>
      </w:rPr>
      <w:t>机</w:t>
    </w:r>
    <w:r>
      <w:rPr>
        <w:rFonts w:hint="eastAsia"/>
      </w:rPr>
      <w:t xml:space="preserve">  </w:t>
    </w:r>
    <w:r>
      <w:rPr>
        <w:rFonts w:hint="eastAsia"/>
      </w:rPr>
      <w:t>械</w:t>
    </w:r>
    <w:r>
      <w:rPr>
        <w:rFonts w:hint="eastAsia"/>
      </w:rPr>
      <w:t xml:space="preserve">  </w:t>
    </w:r>
    <w:r>
      <w:rPr>
        <w:rFonts w:hint="eastAsia"/>
      </w:rPr>
      <w:t>工</w:t>
    </w:r>
    <w:r>
      <w:rPr>
        <w:rFonts w:hint="eastAsia"/>
      </w:rPr>
      <w:t xml:space="preserve">  </w:t>
    </w:r>
    <w:r>
      <w:rPr>
        <w:rFonts w:hint="eastAsia"/>
      </w:rPr>
      <w:t>程</w:t>
    </w:r>
    <w:r>
      <w:rPr>
        <w:rFonts w:hint="eastAsia"/>
      </w:rPr>
      <w:t xml:space="preserve">  </w:t>
    </w:r>
    <w:r>
      <w:rPr>
        <w:rFonts w:hint="eastAsia"/>
      </w:rPr>
      <w:t>学</w:t>
    </w:r>
    <w:r>
      <w:rPr>
        <w:rFonts w:hint="eastAsia"/>
      </w:rPr>
      <w:t xml:space="preserve">  </w:t>
    </w:r>
    <w:r>
      <w:rPr>
        <w:rFonts w:hint="eastAsia"/>
      </w:rPr>
      <w:t>报</w:t>
    </w:r>
    <w:r>
      <w:rPr>
        <w:rFonts w:hint="eastAsia"/>
      </w:rPr>
      <w:tab/>
    </w:r>
    <w:r>
      <w:rPr>
        <w:rFonts w:hint="eastAsia"/>
      </w:rPr>
      <w:t>第</w:t>
    </w:r>
    <w:r>
      <w:t>3</w:t>
    </w:r>
    <w:r>
      <w:rPr>
        <w:rFonts w:hint="eastAsia"/>
      </w:rPr>
      <w:t>9</w:t>
    </w:r>
    <w:r>
      <w:rPr>
        <w:rFonts w:hint="eastAsia"/>
      </w:rPr>
      <w:t>卷第</w:t>
    </w:r>
    <w:r>
      <w:rPr>
        <w:rFonts w:hint="eastAsia"/>
      </w:rPr>
      <w:t>2</w:t>
    </w:r>
    <w:r>
      <w:rPr>
        <w:rFonts w:hint="eastAsia"/>
      </w:rPr>
      <w:t>期</w:t>
    </w:r>
    <w:r>
      <w:rPr>
        <w:rFonts w:hint="eastAsia"/>
        <w:color w:val="FFFFFF"/>
      </w:rPr>
      <w:t>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FC20D" w14:textId="77777777" w:rsidR="0051332C" w:rsidRDefault="0051332C" w:rsidP="0051332C">
    <w:pPr>
      <w:pStyle w:val="a9"/>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97BBC" w14:textId="77777777" w:rsidR="003E2EF6" w:rsidRDefault="003E2EF6">
    <w:pPr>
      <w:pStyle w:val="a9"/>
      <w:tabs>
        <w:tab w:val="clear" w:pos="4153"/>
        <w:tab w:val="left" w:pos="-14"/>
        <w:tab w:val="center" w:pos="4830"/>
      </w:tabs>
      <w:adjustRightInd w:val="0"/>
    </w:pPr>
    <w:r>
      <w:rPr>
        <w:rFonts w:hint="eastAsia"/>
      </w:rPr>
      <w:t>TD-SCDMA</w:t>
    </w:r>
    <w:r>
      <w:rPr>
        <w:rFonts w:hint="eastAsia"/>
      </w:rPr>
      <w:t>下行协作通信系统的虚拟</w:t>
    </w:r>
    <w:r>
      <w:rPr>
        <w:rFonts w:hint="eastAsia"/>
      </w:rPr>
      <w:t>MIMO</w:t>
    </w:r>
    <w:r>
      <w:rPr>
        <w:rFonts w:hint="eastAsia"/>
      </w:rPr>
      <w:t>方案研究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E0219C"/>
    <w:multiLevelType w:val="singleLevel"/>
    <w:tmpl w:val="84E0219C"/>
    <w:lvl w:ilvl="0">
      <w:start w:val="1"/>
      <w:numFmt w:val="decimal"/>
      <w:suff w:val="space"/>
      <w:lvlText w:val="%1:"/>
      <w:lvlJc w:val="left"/>
      <w:pPr>
        <w:ind w:left="425" w:hanging="425"/>
      </w:pPr>
      <w:rPr>
        <w:rFonts w:hint="default"/>
        <w:b w:val="0"/>
        <w:bCs w:val="0"/>
        <w:i w:val="0"/>
        <w:iCs w:val="0"/>
      </w:rPr>
    </w:lvl>
  </w:abstractNum>
  <w:abstractNum w:abstractNumId="1" w15:restartNumberingAfterBreak="0">
    <w:nsid w:val="B3F7E6E8"/>
    <w:multiLevelType w:val="singleLevel"/>
    <w:tmpl w:val="B3F7E6E8"/>
    <w:lvl w:ilvl="0">
      <w:start w:val="1"/>
      <w:numFmt w:val="decimal"/>
      <w:suff w:val="nothing"/>
      <w:lvlText w:val="%1、"/>
      <w:lvlJc w:val="left"/>
    </w:lvl>
  </w:abstractNum>
  <w:abstractNum w:abstractNumId="2" w15:restartNumberingAfterBreak="0">
    <w:nsid w:val="D3FD49D8"/>
    <w:multiLevelType w:val="singleLevel"/>
    <w:tmpl w:val="D3FD49D8"/>
    <w:lvl w:ilvl="0">
      <w:start w:val="1"/>
      <w:numFmt w:val="decimal"/>
      <w:suff w:val="space"/>
      <w:lvlText w:val="%1:"/>
      <w:lvlJc w:val="left"/>
      <w:pPr>
        <w:ind w:left="425" w:hanging="425"/>
      </w:pPr>
      <w:rPr>
        <w:rFonts w:hint="default"/>
        <w:b w:val="0"/>
        <w:bCs w:val="0"/>
        <w:i w:val="0"/>
        <w:iCs w:val="0"/>
      </w:rPr>
    </w:lvl>
  </w:abstractNum>
  <w:abstractNum w:abstractNumId="3" w15:restartNumberingAfterBreak="0">
    <w:nsid w:val="F4BF5481"/>
    <w:multiLevelType w:val="multilevel"/>
    <w:tmpl w:val="E6B2F574"/>
    <w:lvl w:ilvl="0">
      <w:start w:val="1"/>
      <w:numFmt w:val="decimal"/>
      <w:suff w:val="nothing"/>
      <w:lvlText w:val="%1."/>
      <w:lvlJc w:val="left"/>
      <w:pPr>
        <w:ind w:left="425" w:hanging="425"/>
      </w:pPr>
      <w:rPr>
        <w:rFonts w:hint="default"/>
      </w:rPr>
    </w:lvl>
    <w:lvl w:ilvl="1">
      <w:start w:val="2"/>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 w15:restartNumberingAfterBreak="0">
    <w:nsid w:val="071D0A5D"/>
    <w:multiLevelType w:val="multilevel"/>
    <w:tmpl w:val="071D0A5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0B9B36E5"/>
    <w:multiLevelType w:val="singleLevel"/>
    <w:tmpl w:val="0B9B36E5"/>
    <w:lvl w:ilvl="0">
      <w:start w:val="1"/>
      <w:numFmt w:val="decimal"/>
      <w:suff w:val="nothing"/>
      <w:lvlText w:val="%1、"/>
      <w:lvlJc w:val="left"/>
    </w:lvl>
  </w:abstractNum>
  <w:abstractNum w:abstractNumId="6" w15:restartNumberingAfterBreak="0">
    <w:nsid w:val="0ECB3BC3"/>
    <w:multiLevelType w:val="singleLevel"/>
    <w:tmpl w:val="0ECB3BC3"/>
    <w:lvl w:ilvl="0">
      <w:start w:val="1"/>
      <w:numFmt w:val="decimal"/>
      <w:suff w:val="nothing"/>
      <w:lvlText w:val="%1、"/>
      <w:lvlJc w:val="left"/>
    </w:lvl>
  </w:abstractNum>
  <w:abstractNum w:abstractNumId="7" w15:restartNumberingAfterBreak="0">
    <w:nsid w:val="12127E75"/>
    <w:multiLevelType w:val="hybridMultilevel"/>
    <w:tmpl w:val="79E0EEA2"/>
    <w:lvl w:ilvl="0" w:tplc="E4DC51E0">
      <w:start w:val="1"/>
      <w:numFmt w:val="decimal"/>
      <w:suff w:val="space"/>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3182BB7"/>
    <w:multiLevelType w:val="hybridMultilevel"/>
    <w:tmpl w:val="79E0EEA2"/>
    <w:lvl w:ilvl="0" w:tplc="FFFFFFFF">
      <w:start w:val="1"/>
      <w:numFmt w:val="decimal"/>
      <w:suff w:val="space"/>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252755F0"/>
    <w:multiLevelType w:val="singleLevel"/>
    <w:tmpl w:val="252755F0"/>
    <w:lvl w:ilvl="0">
      <w:start w:val="1"/>
      <w:numFmt w:val="decimal"/>
      <w:suff w:val="nothing"/>
      <w:lvlText w:val="%1、"/>
      <w:lvlJc w:val="left"/>
    </w:lvl>
  </w:abstractNum>
  <w:abstractNum w:abstractNumId="10" w15:restartNumberingAfterBreak="0">
    <w:nsid w:val="28C41D5E"/>
    <w:multiLevelType w:val="multilevel"/>
    <w:tmpl w:val="28C41D5E"/>
    <w:lvl w:ilvl="0">
      <w:start w:val="1"/>
      <w:numFmt w:val="decimal"/>
      <w:lvlText w:val="[%1]"/>
      <w:lvlJc w:val="left"/>
      <w:pPr>
        <w:ind w:left="420" w:hanging="420"/>
      </w:pPr>
      <w:rPr>
        <w:rFonts w:hint="default"/>
        <w:color w:val="auto"/>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29E57886"/>
    <w:multiLevelType w:val="hybridMultilevel"/>
    <w:tmpl w:val="79E0EEA2"/>
    <w:lvl w:ilvl="0" w:tplc="FFFFFFFF">
      <w:start w:val="1"/>
      <w:numFmt w:val="decimal"/>
      <w:suff w:val="space"/>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3424B8D3"/>
    <w:multiLevelType w:val="singleLevel"/>
    <w:tmpl w:val="3424B8D3"/>
    <w:lvl w:ilvl="0">
      <w:start w:val="1"/>
      <w:numFmt w:val="decimal"/>
      <w:suff w:val="nothing"/>
      <w:lvlText w:val="%1、"/>
      <w:lvlJc w:val="left"/>
    </w:lvl>
  </w:abstractNum>
  <w:abstractNum w:abstractNumId="13" w15:restartNumberingAfterBreak="0">
    <w:nsid w:val="43198649"/>
    <w:multiLevelType w:val="singleLevel"/>
    <w:tmpl w:val="43198649"/>
    <w:lvl w:ilvl="0">
      <w:start w:val="1"/>
      <w:numFmt w:val="decimal"/>
      <w:suff w:val="nothing"/>
      <w:lvlText w:val="%1、"/>
      <w:lvlJc w:val="left"/>
    </w:lvl>
  </w:abstractNum>
  <w:abstractNum w:abstractNumId="14" w15:restartNumberingAfterBreak="0">
    <w:nsid w:val="44774D84"/>
    <w:multiLevelType w:val="hybridMultilevel"/>
    <w:tmpl w:val="A0508DFC"/>
    <w:lvl w:ilvl="0" w:tplc="1D62B17E">
      <w:start w:val="1"/>
      <w:numFmt w:val="decimal"/>
      <w:suff w:val="space"/>
      <w:lvlText w:val="Step%1:"/>
      <w:lvlJc w:val="left"/>
      <w:pPr>
        <w:ind w:left="360" w:hanging="360"/>
      </w:pPr>
      <w:rPr>
        <w:rFonts w:ascii="Times New Roman" w:hAnsi="Times New Roman"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E499ABD"/>
    <w:multiLevelType w:val="singleLevel"/>
    <w:tmpl w:val="4E499ABD"/>
    <w:lvl w:ilvl="0">
      <w:start w:val="1"/>
      <w:numFmt w:val="decimal"/>
      <w:suff w:val="nothing"/>
      <w:lvlText w:val="%1、"/>
      <w:lvlJc w:val="left"/>
    </w:lvl>
  </w:abstractNum>
  <w:abstractNum w:abstractNumId="16" w15:restartNumberingAfterBreak="0">
    <w:nsid w:val="51E1670A"/>
    <w:multiLevelType w:val="multilevel"/>
    <w:tmpl w:val="51E1670A"/>
    <w:lvl w:ilvl="0">
      <w:start w:val="1"/>
      <w:numFmt w:val="bullet"/>
      <w:lvlText w:val=""/>
      <w:lvlJc w:val="left"/>
      <w:pPr>
        <w:ind w:left="902" w:hanging="420"/>
      </w:pPr>
      <w:rPr>
        <w:rFonts w:ascii="Wingdings" w:hAnsi="Wingdings" w:hint="default"/>
        <w:strike w:val="0"/>
        <w:dstrike w:val="0"/>
      </w:rPr>
    </w:lvl>
    <w:lvl w:ilvl="1">
      <w:start w:val="1"/>
      <w:numFmt w:val="bullet"/>
      <w:lvlText w:val=""/>
      <w:lvlJc w:val="left"/>
      <w:pPr>
        <w:ind w:left="1322" w:hanging="420"/>
      </w:pPr>
      <w:rPr>
        <w:rFonts w:ascii="Wingdings" w:hAnsi="Wingdings" w:hint="default"/>
      </w:rPr>
    </w:lvl>
    <w:lvl w:ilvl="2">
      <w:start w:val="1"/>
      <w:numFmt w:val="bullet"/>
      <w:lvlText w:val=""/>
      <w:lvlJc w:val="left"/>
      <w:pPr>
        <w:ind w:left="1742" w:hanging="420"/>
      </w:pPr>
      <w:rPr>
        <w:rFonts w:ascii="Wingdings" w:hAnsi="Wingdings" w:hint="default"/>
      </w:rPr>
    </w:lvl>
    <w:lvl w:ilvl="3">
      <w:start w:val="1"/>
      <w:numFmt w:val="bullet"/>
      <w:lvlText w:val=""/>
      <w:lvlJc w:val="left"/>
      <w:pPr>
        <w:ind w:left="2162" w:hanging="420"/>
      </w:pPr>
      <w:rPr>
        <w:rFonts w:ascii="Wingdings" w:hAnsi="Wingdings" w:hint="default"/>
      </w:rPr>
    </w:lvl>
    <w:lvl w:ilvl="4">
      <w:start w:val="1"/>
      <w:numFmt w:val="bullet"/>
      <w:lvlText w:val=""/>
      <w:lvlJc w:val="left"/>
      <w:pPr>
        <w:ind w:left="2582" w:hanging="420"/>
      </w:pPr>
      <w:rPr>
        <w:rFonts w:ascii="Wingdings" w:hAnsi="Wingdings" w:hint="default"/>
      </w:rPr>
    </w:lvl>
    <w:lvl w:ilvl="5">
      <w:start w:val="1"/>
      <w:numFmt w:val="bullet"/>
      <w:lvlText w:val=""/>
      <w:lvlJc w:val="left"/>
      <w:pPr>
        <w:ind w:left="3002" w:hanging="420"/>
      </w:pPr>
      <w:rPr>
        <w:rFonts w:ascii="Wingdings" w:hAnsi="Wingdings" w:hint="default"/>
      </w:rPr>
    </w:lvl>
    <w:lvl w:ilvl="6">
      <w:start w:val="1"/>
      <w:numFmt w:val="bullet"/>
      <w:lvlText w:val=""/>
      <w:lvlJc w:val="left"/>
      <w:pPr>
        <w:ind w:left="3422" w:hanging="420"/>
      </w:pPr>
      <w:rPr>
        <w:rFonts w:ascii="Wingdings" w:hAnsi="Wingdings" w:hint="default"/>
      </w:rPr>
    </w:lvl>
    <w:lvl w:ilvl="7">
      <w:start w:val="1"/>
      <w:numFmt w:val="bullet"/>
      <w:lvlText w:val=""/>
      <w:lvlJc w:val="left"/>
      <w:pPr>
        <w:ind w:left="3842" w:hanging="420"/>
      </w:pPr>
      <w:rPr>
        <w:rFonts w:ascii="Wingdings" w:hAnsi="Wingdings" w:hint="default"/>
      </w:rPr>
    </w:lvl>
    <w:lvl w:ilvl="8">
      <w:start w:val="1"/>
      <w:numFmt w:val="bullet"/>
      <w:lvlText w:val=""/>
      <w:lvlJc w:val="left"/>
      <w:pPr>
        <w:ind w:left="4262" w:hanging="420"/>
      </w:pPr>
      <w:rPr>
        <w:rFonts w:ascii="Wingdings" w:hAnsi="Wingdings" w:hint="default"/>
      </w:rPr>
    </w:lvl>
  </w:abstractNum>
  <w:abstractNum w:abstractNumId="17" w15:restartNumberingAfterBreak="0">
    <w:nsid w:val="53757404"/>
    <w:multiLevelType w:val="multilevel"/>
    <w:tmpl w:val="5375740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54D53F2E"/>
    <w:multiLevelType w:val="hybridMultilevel"/>
    <w:tmpl w:val="137AB38C"/>
    <w:lvl w:ilvl="0" w:tplc="168ECA70">
      <w:start w:val="1"/>
      <w:numFmt w:val="decimal"/>
      <w:lvlText w:val="[%1]"/>
      <w:lvlJc w:val="left"/>
      <w:pPr>
        <w:ind w:left="440" w:hanging="440"/>
      </w:pPr>
      <w:rPr>
        <w:rFonts w:hint="eastAsia"/>
        <w:sz w:val="15"/>
        <w:szCs w:val="15"/>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58EB0715"/>
    <w:multiLevelType w:val="hybridMultilevel"/>
    <w:tmpl w:val="F7ECAF80"/>
    <w:lvl w:ilvl="0" w:tplc="1C983288">
      <w:start w:val="1"/>
      <w:numFmt w:val="decimal"/>
      <w:suff w:val="space"/>
      <w:lvlText w:val="Step%1:"/>
      <w:lvlJc w:val="left"/>
      <w:pPr>
        <w:ind w:left="360" w:hanging="360"/>
      </w:pPr>
      <w:rPr>
        <w:rFonts w:ascii="Times New Roman" w:hAnsi="Times New Roman"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626E54A4"/>
    <w:multiLevelType w:val="hybridMultilevel"/>
    <w:tmpl w:val="42A07B9C"/>
    <w:lvl w:ilvl="0" w:tplc="2DBE5292">
      <w:start w:val="1"/>
      <w:numFmt w:val="decimalEnclosedCircle"/>
      <w:lvlText w:val="%1"/>
      <w:lvlJc w:val="left"/>
      <w:pPr>
        <w:ind w:left="360" w:hanging="360"/>
      </w:pPr>
      <w:rPr>
        <w:rFonts w:hint="default"/>
      </w:rPr>
    </w:lvl>
    <w:lvl w:ilvl="1" w:tplc="B4EEB0A6">
      <w:start w:val="1"/>
      <w:numFmt w:val="lowerLetter"/>
      <w:suff w:val="space"/>
      <w:lvlText w:val="%2)"/>
      <w:lvlJc w:val="left"/>
      <w:pPr>
        <w:ind w:left="880" w:hanging="440"/>
      </w:pPr>
      <w:rPr>
        <w:rFonts w:hint="eastAsia"/>
      </w:r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68BA74B3"/>
    <w:multiLevelType w:val="hybridMultilevel"/>
    <w:tmpl w:val="79E0EEA2"/>
    <w:lvl w:ilvl="0" w:tplc="FFFFFFFF">
      <w:start w:val="1"/>
      <w:numFmt w:val="decimal"/>
      <w:suff w:val="space"/>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6F9C0B1A"/>
    <w:multiLevelType w:val="hybridMultilevel"/>
    <w:tmpl w:val="693A41CC"/>
    <w:lvl w:ilvl="0" w:tplc="ABA20080">
      <w:start w:val="1"/>
      <w:numFmt w:val="decimal"/>
      <w:suff w:val="space"/>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741B04D3"/>
    <w:multiLevelType w:val="hybridMultilevel"/>
    <w:tmpl w:val="9A0063CC"/>
    <w:lvl w:ilvl="0" w:tplc="B162AB78">
      <w:start w:val="1"/>
      <w:numFmt w:val="decimal"/>
      <w:suff w:val="space"/>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043282692">
    <w:abstractNumId w:val="13"/>
  </w:num>
  <w:num w:numId="2" w16cid:durableId="493381864">
    <w:abstractNumId w:val="4"/>
  </w:num>
  <w:num w:numId="3" w16cid:durableId="766997354">
    <w:abstractNumId w:val="17"/>
  </w:num>
  <w:num w:numId="4" w16cid:durableId="436219110">
    <w:abstractNumId w:val="9"/>
  </w:num>
  <w:num w:numId="5" w16cid:durableId="555971541">
    <w:abstractNumId w:val="15"/>
  </w:num>
  <w:num w:numId="6" w16cid:durableId="189612559">
    <w:abstractNumId w:val="6"/>
  </w:num>
  <w:num w:numId="7" w16cid:durableId="104084617">
    <w:abstractNumId w:val="12"/>
  </w:num>
  <w:num w:numId="8" w16cid:durableId="119345589">
    <w:abstractNumId w:val="1"/>
  </w:num>
  <w:num w:numId="9" w16cid:durableId="1164710666">
    <w:abstractNumId w:val="5"/>
  </w:num>
  <w:num w:numId="10" w16cid:durableId="2114204116">
    <w:abstractNumId w:val="3"/>
  </w:num>
  <w:num w:numId="11" w16cid:durableId="1923176798">
    <w:abstractNumId w:val="16"/>
  </w:num>
  <w:num w:numId="12" w16cid:durableId="1532721265">
    <w:abstractNumId w:val="2"/>
  </w:num>
  <w:num w:numId="13" w16cid:durableId="114448307">
    <w:abstractNumId w:val="7"/>
  </w:num>
  <w:num w:numId="14" w16cid:durableId="1671058189">
    <w:abstractNumId w:val="0"/>
  </w:num>
  <w:num w:numId="15" w16cid:durableId="1849904471">
    <w:abstractNumId w:val="22"/>
  </w:num>
  <w:num w:numId="16" w16cid:durableId="106852620">
    <w:abstractNumId w:val="14"/>
  </w:num>
  <w:num w:numId="17" w16cid:durableId="432287418">
    <w:abstractNumId w:val="20"/>
  </w:num>
  <w:num w:numId="18" w16cid:durableId="410546185">
    <w:abstractNumId w:val="19"/>
  </w:num>
  <w:num w:numId="19" w16cid:durableId="1226912802">
    <w:abstractNumId w:val="23"/>
  </w:num>
  <w:num w:numId="20" w16cid:durableId="668602323">
    <w:abstractNumId w:val="10"/>
  </w:num>
  <w:num w:numId="21" w16cid:durableId="1043361471">
    <w:abstractNumId w:val="18"/>
  </w:num>
  <w:num w:numId="22" w16cid:durableId="2028562226">
    <w:abstractNumId w:val="11"/>
  </w:num>
  <w:num w:numId="23" w16cid:durableId="1193884654">
    <w:abstractNumId w:val="8"/>
  </w:num>
  <w:num w:numId="24" w16cid:durableId="89404877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2" fillcolor="white">
      <v:fill color="white"/>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Q1ZjJjZjgyNzg0YTc5ZTkxOGZiODUzOTFiZWMwZTIifQ=="/>
  </w:docVars>
  <w:rsids>
    <w:rsidRoot w:val="00172A27"/>
    <w:rsid w:val="00000368"/>
    <w:rsid w:val="0000147A"/>
    <w:rsid w:val="00001694"/>
    <w:rsid w:val="00003396"/>
    <w:rsid w:val="00003E60"/>
    <w:rsid w:val="0000415D"/>
    <w:rsid w:val="00004382"/>
    <w:rsid w:val="00005168"/>
    <w:rsid w:val="000055E2"/>
    <w:rsid w:val="00005AC9"/>
    <w:rsid w:val="00006B66"/>
    <w:rsid w:val="00006F42"/>
    <w:rsid w:val="00010CB4"/>
    <w:rsid w:val="0001221F"/>
    <w:rsid w:val="0001243E"/>
    <w:rsid w:val="00012ABA"/>
    <w:rsid w:val="00013010"/>
    <w:rsid w:val="000142ED"/>
    <w:rsid w:val="00015341"/>
    <w:rsid w:val="00016199"/>
    <w:rsid w:val="00017A07"/>
    <w:rsid w:val="00022095"/>
    <w:rsid w:val="00022431"/>
    <w:rsid w:val="000238FC"/>
    <w:rsid w:val="00023BCF"/>
    <w:rsid w:val="00024A11"/>
    <w:rsid w:val="0002533D"/>
    <w:rsid w:val="00025A74"/>
    <w:rsid w:val="00026C52"/>
    <w:rsid w:val="00027C4A"/>
    <w:rsid w:val="00030088"/>
    <w:rsid w:val="00031266"/>
    <w:rsid w:val="00031ACB"/>
    <w:rsid w:val="00032FF0"/>
    <w:rsid w:val="0003476B"/>
    <w:rsid w:val="000353DF"/>
    <w:rsid w:val="000355C7"/>
    <w:rsid w:val="000363B1"/>
    <w:rsid w:val="000413F3"/>
    <w:rsid w:val="0004218E"/>
    <w:rsid w:val="00042AB8"/>
    <w:rsid w:val="00043332"/>
    <w:rsid w:val="00043750"/>
    <w:rsid w:val="000438D5"/>
    <w:rsid w:val="00043B30"/>
    <w:rsid w:val="00043CAB"/>
    <w:rsid w:val="00043F2A"/>
    <w:rsid w:val="00044532"/>
    <w:rsid w:val="00045D46"/>
    <w:rsid w:val="00046A7F"/>
    <w:rsid w:val="00047008"/>
    <w:rsid w:val="00047155"/>
    <w:rsid w:val="00047361"/>
    <w:rsid w:val="00051657"/>
    <w:rsid w:val="00052016"/>
    <w:rsid w:val="00052222"/>
    <w:rsid w:val="000532BD"/>
    <w:rsid w:val="00054FEB"/>
    <w:rsid w:val="00055AF6"/>
    <w:rsid w:val="00055B29"/>
    <w:rsid w:val="00055D46"/>
    <w:rsid w:val="00055E7D"/>
    <w:rsid w:val="00060C0E"/>
    <w:rsid w:val="000634F8"/>
    <w:rsid w:val="00063985"/>
    <w:rsid w:val="0006452D"/>
    <w:rsid w:val="00064BA1"/>
    <w:rsid w:val="000662E1"/>
    <w:rsid w:val="000668E0"/>
    <w:rsid w:val="00067267"/>
    <w:rsid w:val="00070903"/>
    <w:rsid w:val="000722D1"/>
    <w:rsid w:val="000725EC"/>
    <w:rsid w:val="00072BD4"/>
    <w:rsid w:val="00072F1F"/>
    <w:rsid w:val="000734CE"/>
    <w:rsid w:val="000754AD"/>
    <w:rsid w:val="00075B4C"/>
    <w:rsid w:val="00076007"/>
    <w:rsid w:val="00076F6A"/>
    <w:rsid w:val="000777BD"/>
    <w:rsid w:val="00077B7C"/>
    <w:rsid w:val="00080F7D"/>
    <w:rsid w:val="00081B40"/>
    <w:rsid w:val="00081DD5"/>
    <w:rsid w:val="00081E2B"/>
    <w:rsid w:val="00082FA9"/>
    <w:rsid w:val="0008366A"/>
    <w:rsid w:val="000836A4"/>
    <w:rsid w:val="00083B28"/>
    <w:rsid w:val="00084ADB"/>
    <w:rsid w:val="00084B8F"/>
    <w:rsid w:val="00084C5C"/>
    <w:rsid w:val="00085027"/>
    <w:rsid w:val="00086AA8"/>
    <w:rsid w:val="00091E8C"/>
    <w:rsid w:val="00092684"/>
    <w:rsid w:val="00092AC5"/>
    <w:rsid w:val="00092E21"/>
    <w:rsid w:val="00092F12"/>
    <w:rsid w:val="00093610"/>
    <w:rsid w:val="000942D6"/>
    <w:rsid w:val="00094C5C"/>
    <w:rsid w:val="0009537B"/>
    <w:rsid w:val="00095BE1"/>
    <w:rsid w:val="000960BA"/>
    <w:rsid w:val="000975A7"/>
    <w:rsid w:val="000977F6"/>
    <w:rsid w:val="000A0088"/>
    <w:rsid w:val="000A054E"/>
    <w:rsid w:val="000A0A52"/>
    <w:rsid w:val="000A0FE7"/>
    <w:rsid w:val="000A2F0C"/>
    <w:rsid w:val="000A2F39"/>
    <w:rsid w:val="000A3363"/>
    <w:rsid w:val="000A4583"/>
    <w:rsid w:val="000A5102"/>
    <w:rsid w:val="000A54B9"/>
    <w:rsid w:val="000A712D"/>
    <w:rsid w:val="000B0BB8"/>
    <w:rsid w:val="000B13F1"/>
    <w:rsid w:val="000B2534"/>
    <w:rsid w:val="000B2DD2"/>
    <w:rsid w:val="000B47C9"/>
    <w:rsid w:val="000B4A82"/>
    <w:rsid w:val="000B528A"/>
    <w:rsid w:val="000B67D8"/>
    <w:rsid w:val="000C00BD"/>
    <w:rsid w:val="000C0F6D"/>
    <w:rsid w:val="000C303F"/>
    <w:rsid w:val="000C370C"/>
    <w:rsid w:val="000C3DED"/>
    <w:rsid w:val="000C4CF7"/>
    <w:rsid w:val="000C5625"/>
    <w:rsid w:val="000C5D83"/>
    <w:rsid w:val="000C7B81"/>
    <w:rsid w:val="000D024B"/>
    <w:rsid w:val="000D0DAA"/>
    <w:rsid w:val="000D162D"/>
    <w:rsid w:val="000D27B4"/>
    <w:rsid w:val="000D44D4"/>
    <w:rsid w:val="000D640C"/>
    <w:rsid w:val="000D6F7A"/>
    <w:rsid w:val="000D7895"/>
    <w:rsid w:val="000E0611"/>
    <w:rsid w:val="000E08DB"/>
    <w:rsid w:val="000E0FD4"/>
    <w:rsid w:val="000E1439"/>
    <w:rsid w:val="000E1D60"/>
    <w:rsid w:val="000E2602"/>
    <w:rsid w:val="000E299E"/>
    <w:rsid w:val="000E36E1"/>
    <w:rsid w:val="000E4635"/>
    <w:rsid w:val="000E4C73"/>
    <w:rsid w:val="000E5861"/>
    <w:rsid w:val="000E5E15"/>
    <w:rsid w:val="000E796B"/>
    <w:rsid w:val="000F050D"/>
    <w:rsid w:val="000F1660"/>
    <w:rsid w:val="000F1DBE"/>
    <w:rsid w:val="000F2AAC"/>
    <w:rsid w:val="000F3D07"/>
    <w:rsid w:val="000F4009"/>
    <w:rsid w:val="000F519E"/>
    <w:rsid w:val="000F63E2"/>
    <w:rsid w:val="000F64A3"/>
    <w:rsid w:val="000F7500"/>
    <w:rsid w:val="000F79FB"/>
    <w:rsid w:val="00100F13"/>
    <w:rsid w:val="001012C2"/>
    <w:rsid w:val="001020EF"/>
    <w:rsid w:val="00103618"/>
    <w:rsid w:val="001041DD"/>
    <w:rsid w:val="00105A4A"/>
    <w:rsid w:val="00107D56"/>
    <w:rsid w:val="00107FBC"/>
    <w:rsid w:val="00111122"/>
    <w:rsid w:val="00113CC4"/>
    <w:rsid w:val="001142F3"/>
    <w:rsid w:val="00115510"/>
    <w:rsid w:val="001171A7"/>
    <w:rsid w:val="001176A9"/>
    <w:rsid w:val="00120C93"/>
    <w:rsid w:val="00122594"/>
    <w:rsid w:val="00123A99"/>
    <w:rsid w:val="00123C2B"/>
    <w:rsid w:val="00123D9A"/>
    <w:rsid w:val="00123DAD"/>
    <w:rsid w:val="00123E0B"/>
    <w:rsid w:val="001242DB"/>
    <w:rsid w:val="0012446C"/>
    <w:rsid w:val="00124889"/>
    <w:rsid w:val="00125E56"/>
    <w:rsid w:val="001265A6"/>
    <w:rsid w:val="00130C72"/>
    <w:rsid w:val="00132585"/>
    <w:rsid w:val="001332CE"/>
    <w:rsid w:val="0013437C"/>
    <w:rsid w:val="00134928"/>
    <w:rsid w:val="00136072"/>
    <w:rsid w:val="0013609F"/>
    <w:rsid w:val="00136E72"/>
    <w:rsid w:val="00136E86"/>
    <w:rsid w:val="00141411"/>
    <w:rsid w:val="00141AA7"/>
    <w:rsid w:val="00141CFB"/>
    <w:rsid w:val="0014245F"/>
    <w:rsid w:val="00142CB4"/>
    <w:rsid w:val="00142F06"/>
    <w:rsid w:val="00143A9F"/>
    <w:rsid w:val="00145EB4"/>
    <w:rsid w:val="00146C2D"/>
    <w:rsid w:val="00146E72"/>
    <w:rsid w:val="001501A4"/>
    <w:rsid w:val="00150ABF"/>
    <w:rsid w:val="00153783"/>
    <w:rsid w:val="0015435E"/>
    <w:rsid w:val="0015450F"/>
    <w:rsid w:val="001556C2"/>
    <w:rsid w:val="00155CBE"/>
    <w:rsid w:val="00157717"/>
    <w:rsid w:val="00157B69"/>
    <w:rsid w:val="001600A0"/>
    <w:rsid w:val="001619C2"/>
    <w:rsid w:val="00161C71"/>
    <w:rsid w:val="00162153"/>
    <w:rsid w:val="00163154"/>
    <w:rsid w:val="00163FC0"/>
    <w:rsid w:val="0016688A"/>
    <w:rsid w:val="00170470"/>
    <w:rsid w:val="00172328"/>
    <w:rsid w:val="00172840"/>
    <w:rsid w:val="00172A27"/>
    <w:rsid w:val="00173643"/>
    <w:rsid w:val="00173AB2"/>
    <w:rsid w:val="001740B1"/>
    <w:rsid w:val="001740DF"/>
    <w:rsid w:val="00174608"/>
    <w:rsid w:val="00174862"/>
    <w:rsid w:val="001749DC"/>
    <w:rsid w:val="00181FA6"/>
    <w:rsid w:val="00185EA4"/>
    <w:rsid w:val="00186926"/>
    <w:rsid w:val="00187080"/>
    <w:rsid w:val="001870B5"/>
    <w:rsid w:val="00187608"/>
    <w:rsid w:val="00187955"/>
    <w:rsid w:val="00187B6D"/>
    <w:rsid w:val="001912BF"/>
    <w:rsid w:val="00191A31"/>
    <w:rsid w:val="001934E7"/>
    <w:rsid w:val="00195DC6"/>
    <w:rsid w:val="001970C5"/>
    <w:rsid w:val="0019790B"/>
    <w:rsid w:val="001A0865"/>
    <w:rsid w:val="001A12D7"/>
    <w:rsid w:val="001A3A52"/>
    <w:rsid w:val="001A4AFE"/>
    <w:rsid w:val="001A4B88"/>
    <w:rsid w:val="001A64E0"/>
    <w:rsid w:val="001A67D1"/>
    <w:rsid w:val="001A70A3"/>
    <w:rsid w:val="001B0753"/>
    <w:rsid w:val="001B0E1F"/>
    <w:rsid w:val="001B0EBC"/>
    <w:rsid w:val="001B3607"/>
    <w:rsid w:val="001B43B0"/>
    <w:rsid w:val="001B540B"/>
    <w:rsid w:val="001B60AC"/>
    <w:rsid w:val="001B6F77"/>
    <w:rsid w:val="001C006C"/>
    <w:rsid w:val="001C1517"/>
    <w:rsid w:val="001C2EB6"/>
    <w:rsid w:val="001C5129"/>
    <w:rsid w:val="001C5CA7"/>
    <w:rsid w:val="001C6076"/>
    <w:rsid w:val="001C64F7"/>
    <w:rsid w:val="001C6DAB"/>
    <w:rsid w:val="001C76F8"/>
    <w:rsid w:val="001C77AC"/>
    <w:rsid w:val="001D0129"/>
    <w:rsid w:val="001D136E"/>
    <w:rsid w:val="001D1EC2"/>
    <w:rsid w:val="001D4232"/>
    <w:rsid w:val="001D665C"/>
    <w:rsid w:val="001D7A26"/>
    <w:rsid w:val="001D7EB0"/>
    <w:rsid w:val="001E0B2A"/>
    <w:rsid w:val="001E1158"/>
    <w:rsid w:val="001E1573"/>
    <w:rsid w:val="001E1C82"/>
    <w:rsid w:val="001E1FD2"/>
    <w:rsid w:val="001E2306"/>
    <w:rsid w:val="001E29C4"/>
    <w:rsid w:val="001E53E8"/>
    <w:rsid w:val="001E5EE3"/>
    <w:rsid w:val="001E6266"/>
    <w:rsid w:val="001E725A"/>
    <w:rsid w:val="001E7761"/>
    <w:rsid w:val="001E7A42"/>
    <w:rsid w:val="001F0119"/>
    <w:rsid w:val="001F0708"/>
    <w:rsid w:val="001F1E13"/>
    <w:rsid w:val="001F28C5"/>
    <w:rsid w:val="001F2FE3"/>
    <w:rsid w:val="001F3191"/>
    <w:rsid w:val="001F41FF"/>
    <w:rsid w:val="001F43EE"/>
    <w:rsid w:val="001F5579"/>
    <w:rsid w:val="001F5ADB"/>
    <w:rsid w:val="001F5F14"/>
    <w:rsid w:val="001F5F9F"/>
    <w:rsid w:val="001F670A"/>
    <w:rsid w:val="001F6D10"/>
    <w:rsid w:val="001F7BCB"/>
    <w:rsid w:val="00200294"/>
    <w:rsid w:val="0020174B"/>
    <w:rsid w:val="0020180B"/>
    <w:rsid w:val="002043D3"/>
    <w:rsid w:val="00205068"/>
    <w:rsid w:val="0020583A"/>
    <w:rsid w:val="00205F2A"/>
    <w:rsid w:val="00207474"/>
    <w:rsid w:val="00207981"/>
    <w:rsid w:val="002109C0"/>
    <w:rsid w:val="00210EAB"/>
    <w:rsid w:val="00213360"/>
    <w:rsid w:val="00214BE6"/>
    <w:rsid w:val="00220729"/>
    <w:rsid w:val="00220B19"/>
    <w:rsid w:val="00220D9C"/>
    <w:rsid w:val="00222259"/>
    <w:rsid w:val="00222F15"/>
    <w:rsid w:val="0022395D"/>
    <w:rsid w:val="00223F1C"/>
    <w:rsid w:val="00224418"/>
    <w:rsid w:val="0022488F"/>
    <w:rsid w:val="0022658A"/>
    <w:rsid w:val="00227051"/>
    <w:rsid w:val="002274D5"/>
    <w:rsid w:val="00227F67"/>
    <w:rsid w:val="0023023E"/>
    <w:rsid w:val="0023038B"/>
    <w:rsid w:val="0023058F"/>
    <w:rsid w:val="002321ED"/>
    <w:rsid w:val="00233C50"/>
    <w:rsid w:val="00233D2E"/>
    <w:rsid w:val="00233DA0"/>
    <w:rsid w:val="00234019"/>
    <w:rsid w:val="002341A6"/>
    <w:rsid w:val="002345DE"/>
    <w:rsid w:val="002350E1"/>
    <w:rsid w:val="00236178"/>
    <w:rsid w:val="00236ED8"/>
    <w:rsid w:val="00240E08"/>
    <w:rsid w:val="00242643"/>
    <w:rsid w:val="002431F1"/>
    <w:rsid w:val="0024336D"/>
    <w:rsid w:val="002443BC"/>
    <w:rsid w:val="002460C0"/>
    <w:rsid w:val="002464DC"/>
    <w:rsid w:val="00247B3A"/>
    <w:rsid w:val="0025097A"/>
    <w:rsid w:val="00250DD4"/>
    <w:rsid w:val="0025158C"/>
    <w:rsid w:val="00251A0B"/>
    <w:rsid w:val="00251F2E"/>
    <w:rsid w:val="00252F19"/>
    <w:rsid w:val="00254986"/>
    <w:rsid w:val="002558CE"/>
    <w:rsid w:val="002559C5"/>
    <w:rsid w:val="00255EF1"/>
    <w:rsid w:val="00256661"/>
    <w:rsid w:val="00257748"/>
    <w:rsid w:val="00261293"/>
    <w:rsid w:val="00261C96"/>
    <w:rsid w:val="00262BBB"/>
    <w:rsid w:val="00263175"/>
    <w:rsid w:val="0026424F"/>
    <w:rsid w:val="00265B0E"/>
    <w:rsid w:val="002661FF"/>
    <w:rsid w:val="002669ED"/>
    <w:rsid w:val="00266EFF"/>
    <w:rsid w:val="002673C6"/>
    <w:rsid w:val="0026756C"/>
    <w:rsid w:val="0027027F"/>
    <w:rsid w:val="002703B2"/>
    <w:rsid w:val="00270473"/>
    <w:rsid w:val="00270D0E"/>
    <w:rsid w:val="00270FAD"/>
    <w:rsid w:val="00271061"/>
    <w:rsid w:val="002715DE"/>
    <w:rsid w:val="00271E81"/>
    <w:rsid w:val="00271F4E"/>
    <w:rsid w:val="0027220F"/>
    <w:rsid w:val="002723E6"/>
    <w:rsid w:val="0027329F"/>
    <w:rsid w:val="002732A0"/>
    <w:rsid w:val="00276213"/>
    <w:rsid w:val="00276965"/>
    <w:rsid w:val="00276ABC"/>
    <w:rsid w:val="00277A7E"/>
    <w:rsid w:val="00277B96"/>
    <w:rsid w:val="00280544"/>
    <w:rsid w:val="002827EC"/>
    <w:rsid w:val="00282EA8"/>
    <w:rsid w:val="002830F5"/>
    <w:rsid w:val="002833CC"/>
    <w:rsid w:val="002835A8"/>
    <w:rsid w:val="00284064"/>
    <w:rsid w:val="00284ABF"/>
    <w:rsid w:val="00284D65"/>
    <w:rsid w:val="00286065"/>
    <w:rsid w:val="00287629"/>
    <w:rsid w:val="00287EA3"/>
    <w:rsid w:val="0029047A"/>
    <w:rsid w:val="00290798"/>
    <w:rsid w:val="00290B56"/>
    <w:rsid w:val="00290D10"/>
    <w:rsid w:val="00290D8D"/>
    <w:rsid w:val="00291548"/>
    <w:rsid w:val="00291BF7"/>
    <w:rsid w:val="00292FD2"/>
    <w:rsid w:val="00293F91"/>
    <w:rsid w:val="0029404F"/>
    <w:rsid w:val="00294FC2"/>
    <w:rsid w:val="002959C6"/>
    <w:rsid w:val="00297789"/>
    <w:rsid w:val="00297F33"/>
    <w:rsid w:val="002A0122"/>
    <w:rsid w:val="002A2DCD"/>
    <w:rsid w:val="002A5606"/>
    <w:rsid w:val="002A6B45"/>
    <w:rsid w:val="002A711B"/>
    <w:rsid w:val="002A7723"/>
    <w:rsid w:val="002B02AC"/>
    <w:rsid w:val="002B1BB6"/>
    <w:rsid w:val="002B1E5C"/>
    <w:rsid w:val="002B34C0"/>
    <w:rsid w:val="002B515B"/>
    <w:rsid w:val="002B51DD"/>
    <w:rsid w:val="002B7192"/>
    <w:rsid w:val="002C0189"/>
    <w:rsid w:val="002C101B"/>
    <w:rsid w:val="002C2236"/>
    <w:rsid w:val="002C2271"/>
    <w:rsid w:val="002C2711"/>
    <w:rsid w:val="002C38AD"/>
    <w:rsid w:val="002C579E"/>
    <w:rsid w:val="002C5ECB"/>
    <w:rsid w:val="002C642B"/>
    <w:rsid w:val="002C6723"/>
    <w:rsid w:val="002D14DF"/>
    <w:rsid w:val="002D2337"/>
    <w:rsid w:val="002D2496"/>
    <w:rsid w:val="002D3D86"/>
    <w:rsid w:val="002D4053"/>
    <w:rsid w:val="002D57F0"/>
    <w:rsid w:val="002D5E26"/>
    <w:rsid w:val="002D67A3"/>
    <w:rsid w:val="002D6AC2"/>
    <w:rsid w:val="002D6E55"/>
    <w:rsid w:val="002D7745"/>
    <w:rsid w:val="002D7EF9"/>
    <w:rsid w:val="002E19D6"/>
    <w:rsid w:val="002E2735"/>
    <w:rsid w:val="002E3390"/>
    <w:rsid w:val="002E50B4"/>
    <w:rsid w:val="002E65D0"/>
    <w:rsid w:val="002E6A5A"/>
    <w:rsid w:val="002E7EE3"/>
    <w:rsid w:val="002F015E"/>
    <w:rsid w:val="002F211C"/>
    <w:rsid w:val="002F23AE"/>
    <w:rsid w:val="002F29A6"/>
    <w:rsid w:val="002F5198"/>
    <w:rsid w:val="002F6410"/>
    <w:rsid w:val="002F6B16"/>
    <w:rsid w:val="0030035C"/>
    <w:rsid w:val="003003BE"/>
    <w:rsid w:val="003003F5"/>
    <w:rsid w:val="00302318"/>
    <w:rsid w:val="00302617"/>
    <w:rsid w:val="00302BFD"/>
    <w:rsid w:val="00303081"/>
    <w:rsid w:val="0030329B"/>
    <w:rsid w:val="0030354A"/>
    <w:rsid w:val="0030425A"/>
    <w:rsid w:val="00305ED6"/>
    <w:rsid w:val="00306BC0"/>
    <w:rsid w:val="00307459"/>
    <w:rsid w:val="0030777C"/>
    <w:rsid w:val="003078D4"/>
    <w:rsid w:val="00307E07"/>
    <w:rsid w:val="00310AA1"/>
    <w:rsid w:val="00313798"/>
    <w:rsid w:val="00313D91"/>
    <w:rsid w:val="00313DA0"/>
    <w:rsid w:val="0031711B"/>
    <w:rsid w:val="00321BB2"/>
    <w:rsid w:val="00321D8F"/>
    <w:rsid w:val="00321F99"/>
    <w:rsid w:val="00322BD3"/>
    <w:rsid w:val="0032311E"/>
    <w:rsid w:val="00323B7B"/>
    <w:rsid w:val="00323DC0"/>
    <w:rsid w:val="00326F40"/>
    <w:rsid w:val="00327386"/>
    <w:rsid w:val="00327A6B"/>
    <w:rsid w:val="0033023C"/>
    <w:rsid w:val="0033174D"/>
    <w:rsid w:val="00331811"/>
    <w:rsid w:val="00331883"/>
    <w:rsid w:val="00331CE7"/>
    <w:rsid w:val="00333930"/>
    <w:rsid w:val="00333D11"/>
    <w:rsid w:val="00334C60"/>
    <w:rsid w:val="003359BA"/>
    <w:rsid w:val="00336538"/>
    <w:rsid w:val="00340DE1"/>
    <w:rsid w:val="00341660"/>
    <w:rsid w:val="003425ED"/>
    <w:rsid w:val="00342C82"/>
    <w:rsid w:val="00342DCB"/>
    <w:rsid w:val="003436AA"/>
    <w:rsid w:val="003437C9"/>
    <w:rsid w:val="00344034"/>
    <w:rsid w:val="003440A9"/>
    <w:rsid w:val="00344BE8"/>
    <w:rsid w:val="0034521C"/>
    <w:rsid w:val="00345FF5"/>
    <w:rsid w:val="00346BF6"/>
    <w:rsid w:val="00347033"/>
    <w:rsid w:val="00347A8C"/>
    <w:rsid w:val="00350ED0"/>
    <w:rsid w:val="00351AED"/>
    <w:rsid w:val="00351CE0"/>
    <w:rsid w:val="003528B1"/>
    <w:rsid w:val="0035365A"/>
    <w:rsid w:val="00353A5F"/>
    <w:rsid w:val="00354052"/>
    <w:rsid w:val="003543B3"/>
    <w:rsid w:val="00356972"/>
    <w:rsid w:val="00357863"/>
    <w:rsid w:val="00357DE1"/>
    <w:rsid w:val="003602D2"/>
    <w:rsid w:val="00363182"/>
    <w:rsid w:val="0036347B"/>
    <w:rsid w:val="00363AC3"/>
    <w:rsid w:val="00363EA4"/>
    <w:rsid w:val="00364B6A"/>
    <w:rsid w:val="00364B90"/>
    <w:rsid w:val="00365FF4"/>
    <w:rsid w:val="00366501"/>
    <w:rsid w:val="00367F1E"/>
    <w:rsid w:val="00371F48"/>
    <w:rsid w:val="003721B4"/>
    <w:rsid w:val="00373F14"/>
    <w:rsid w:val="00374132"/>
    <w:rsid w:val="0037428F"/>
    <w:rsid w:val="0037567C"/>
    <w:rsid w:val="0037641F"/>
    <w:rsid w:val="003765D7"/>
    <w:rsid w:val="00376968"/>
    <w:rsid w:val="00376A9B"/>
    <w:rsid w:val="00377424"/>
    <w:rsid w:val="00381480"/>
    <w:rsid w:val="00382792"/>
    <w:rsid w:val="003828EC"/>
    <w:rsid w:val="00384F86"/>
    <w:rsid w:val="00385A68"/>
    <w:rsid w:val="00385E33"/>
    <w:rsid w:val="00386622"/>
    <w:rsid w:val="00386E3C"/>
    <w:rsid w:val="00386E66"/>
    <w:rsid w:val="00386F71"/>
    <w:rsid w:val="0038721B"/>
    <w:rsid w:val="00390C97"/>
    <w:rsid w:val="00390E03"/>
    <w:rsid w:val="00392CF9"/>
    <w:rsid w:val="0039438E"/>
    <w:rsid w:val="003952C4"/>
    <w:rsid w:val="0039650B"/>
    <w:rsid w:val="003971B9"/>
    <w:rsid w:val="00397250"/>
    <w:rsid w:val="00397930"/>
    <w:rsid w:val="003A0201"/>
    <w:rsid w:val="003A070A"/>
    <w:rsid w:val="003A0E2F"/>
    <w:rsid w:val="003A0E8D"/>
    <w:rsid w:val="003A26C7"/>
    <w:rsid w:val="003A2BEA"/>
    <w:rsid w:val="003A517D"/>
    <w:rsid w:val="003A5DA4"/>
    <w:rsid w:val="003A6464"/>
    <w:rsid w:val="003A689D"/>
    <w:rsid w:val="003A7606"/>
    <w:rsid w:val="003B01BC"/>
    <w:rsid w:val="003B04FF"/>
    <w:rsid w:val="003B0C5F"/>
    <w:rsid w:val="003B0CA0"/>
    <w:rsid w:val="003B1339"/>
    <w:rsid w:val="003B1E0E"/>
    <w:rsid w:val="003B2CF4"/>
    <w:rsid w:val="003B3008"/>
    <w:rsid w:val="003B34AD"/>
    <w:rsid w:val="003B35EC"/>
    <w:rsid w:val="003B389A"/>
    <w:rsid w:val="003B471A"/>
    <w:rsid w:val="003B4777"/>
    <w:rsid w:val="003B4E8E"/>
    <w:rsid w:val="003B572C"/>
    <w:rsid w:val="003B5A8C"/>
    <w:rsid w:val="003B5C3B"/>
    <w:rsid w:val="003B7B13"/>
    <w:rsid w:val="003B7B41"/>
    <w:rsid w:val="003C1796"/>
    <w:rsid w:val="003C2C1E"/>
    <w:rsid w:val="003C2F9B"/>
    <w:rsid w:val="003C523E"/>
    <w:rsid w:val="003C56B3"/>
    <w:rsid w:val="003C6287"/>
    <w:rsid w:val="003C67A8"/>
    <w:rsid w:val="003C6BE3"/>
    <w:rsid w:val="003C71D3"/>
    <w:rsid w:val="003D06D0"/>
    <w:rsid w:val="003D1F15"/>
    <w:rsid w:val="003D2717"/>
    <w:rsid w:val="003D283E"/>
    <w:rsid w:val="003D29E8"/>
    <w:rsid w:val="003D3001"/>
    <w:rsid w:val="003D331C"/>
    <w:rsid w:val="003D394A"/>
    <w:rsid w:val="003D60B1"/>
    <w:rsid w:val="003D715D"/>
    <w:rsid w:val="003E0878"/>
    <w:rsid w:val="003E2056"/>
    <w:rsid w:val="003E2271"/>
    <w:rsid w:val="003E2731"/>
    <w:rsid w:val="003E2CCF"/>
    <w:rsid w:val="003E2EF6"/>
    <w:rsid w:val="003E3002"/>
    <w:rsid w:val="003E30BB"/>
    <w:rsid w:val="003E35B6"/>
    <w:rsid w:val="003E3AAD"/>
    <w:rsid w:val="003E44CA"/>
    <w:rsid w:val="003E490F"/>
    <w:rsid w:val="003E50E6"/>
    <w:rsid w:val="003E5A0D"/>
    <w:rsid w:val="003E6AA2"/>
    <w:rsid w:val="003F0F3D"/>
    <w:rsid w:val="003F1A2E"/>
    <w:rsid w:val="003F2758"/>
    <w:rsid w:val="003F3802"/>
    <w:rsid w:val="003F3C41"/>
    <w:rsid w:val="003F412B"/>
    <w:rsid w:val="00400360"/>
    <w:rsid w:val="0040158A"/>
    <w:rsid w:val="004015AA"/>
    <w:rsid w:val="00401812"/>
    <w:rsid w:val="0040184D"/>
    <w:rsid w:val="0040292C"/>
    <w:rsid w:val="00402BCC"/>
    <w:rsid w:val="0040460F"/>
    <w:rsid w:val="00406D19"/>
    <w:rsid w:val="00407920"/>
    <w:rsid w:val="0041053D"/>
    <w:rsid w:val="0041224C"/>
    <w:rsid w:val="004131AC"/>
    <w:rsid w:val="00413867"/>
    <w:rsid w:val="00413C58"/>
    <w:rsid w:val="00414AF2"/>
    <w:rsid w:val="004157B4"/>
    <w:rsid w:val="00416935"/>
    <w:rsid w:val="004170DE"/>
    <w:rsid w:val="004171C1"/>
    <w:rsid w:val="004206C0"/>
    <w:rsid w:val="00420DD3"/>
    <w:rsid w:val="004214FE"/>
    <w:rsid w:val="00421672"/>
    <w:rsid w:val="00421894"/>
    <w:rsid w:val="004218C8"/>
    <w:rsid w:val="00421B56"/>
    <w:rsid w:val="00421BD6"/>
    <w:rsid w:val="00422F22"/>
    <w:rsid w:val="00424EA6"/>
    <w:rsid w:val="0042510F"/>
    <w:rsid w:val="00425609"/>
    <w:rsid w:val="00425614"/>
    <w:rsid w:val="0042649F"/>
    <w:rsid w:val="00427AC3"/>
    <w:rsid w:val="00430823"/>
    <w:rsid w:val="00430887"/>
    <w:rsid w:val="00430AE3"/>
    <w:rsid w:val="00430F60"/>
    <w:rsid w:val="004327D5"/>
    <w:rsid w:val="00432E2F"/>
    <w:rsid w:val="00433006"/>
    <w:rsid w:val="004332D0"/>
    <w:rsid w:val="00433A9F"/>
    <w:rsid w:val="00433BEB"/>
    <w:rsid w:val="004362E5"/>
    <w:rsid w:val="0043777B"/>
    <w:rsid w:val="00437830"/>
    <w:rsid w:val="004401E1"/>
    <w:rsid w:val="00440F58"/>
    <w:rsid w:val="004413BB"/>
    <w:rsid w:val="004421FF"/>
    <w:rsid w:val="004426C7"/>
    <w:rsid w:val="00442DB8"/>
    <w:rsid w:val="00443453"/>
    <w:rsid w:val="00443502"/>
    <w:rsid w:val="00444560"/>
    <w:rsid w:val="00444A6B"/>
    <w:rsid w:val="004456C7"/>
    <w:rsid w:val="00446E5E"/>
    <w:rsid w:val="00450073"/>
    <w:rsid w:val="00450314"/>
    <w:rsid w:val="004511A9"/>
    <w:rsid w:val="00451C59"/>
    <w:rsid w:val="00451FB0"/>
    <w:rsid w:val="00452758"/>
    <w:rsid w:val="00453D27"/>
    <w:rsid w:val="00454CAC"/>
    <w:rsid w:val="00454EAD"/>
    <w:rsid w:val="00455312"/>
    <w:rsid w:val="00455314"/>
    <w:rsid w:val="00456237"/>
    <w:rsid w:val="0045714E"/>
    <w:rsid w:val="00457F1A"/>
    <w:rsid w:val="004601C0"/>
    <w:rsid w:val="0046032A"/>
    <w:rsid w:val="004613C2"/>
    <w:rsid w:val="00463034"/>
    <w:rsid w:val="004638FB"/>
    <w:rsid w:val="00464F33"/>
    <w:rsid w:val="004657DC"/>
    <w:rsid w:val="00465AEB"/>
    <w:rsid w:val="00465BD7"/>
    <w:rsid w:val="00466506"/>
    <w:rsid w:val="00466D5D"/>
    <w:rsid w:val="0046727D"/>
    <w:rsid w:val="00467736"/>
    <w:rsid w:val="004720FF"/>
    <w:rsid w:val="004726AD"/>
    <w:rsid w:val="0047346B"/>
    <w:rsid w:val="00474D87"/>
    <w:rsid w:val="00475C82"/>
    <w:rsid w:val="0047640F"/>
    <w:rsid w:val="00477017"/>
    <w:rsid w:val="00477D06"/>
    <w:rsid w:val="004807AE"/>
    <w:rsid w:val="0048168F"/>
    <w:rsid w:val="00481BF6"/>
    <w:rsid w:val="004826CC"/>
    <w:rsid w:val="00482CE2"/>
    <w:rsid w:val="00482D79"/>
    <w:rsid w:val="004832CA"/>
    <w:rsid w:val="00484B67"/>
    <w:rsid w:val="00484CB5"/>
    <w:rsid w:val="004856E5"/>
    <w:rsid w:val="00486000"/>
    <w:rsid w:val="0048739E"/>
    <w:rsid w:val="00490194"/>
    <w:rsid w:val="004904FF"/>
    <w:rsid w:val="00490CA0"/>
    <w:rsid w:val="00491708"/>
    <w:rsid w:val="00492194"/>
    <w:rsid w:val="0049261F"/>
    <w:rsid w:val="0049672A"/>
    <w:rsid w:val="00497AD9"/>
    <w:rsid w:val="004A0059"/>
    <w:rsid w:val="004A1B1F"/>
    <w:rsid w:val="004A20CF"/>
    <w:rsid w:val="004A3687"/>
    <w:rsid w:val="004A4067"/>
    <w:rsid w:val="004A41A3"/>
    <w:rsid w:val="004A52AC"/>
    <w:rsid w:val="004A7104"/>
    <w:rsid w:val="004B049E"/>
    <w:rsid w:val="004B086B"/>
    <w:rsid w:val="004B0FA4"/>
    <w:rsid w:val="004B1754"/>
    <w:rsid w:val="004B1EED"/>
    <w:rsid w:val="004B20A2"/>
    <w:rsid w:val="004B24AD"/>
    <w:rsid w:val="004B4D2F"/>
    <w:rsid w:val="004B7FCD"/>
    <w:rsid w:val="004C0586"/>
    <w:rsid w:val="004C0FDE"/>
    <w:rsid w:val="004C2201"/>
    <w:rsid w:val="004C2268"/>
    <w:rsid w:val="004C3354"/>
    <w:rsid w:val="004C3898"/>
    <w:rsid w:val="004C5418"/>
    <w:rsid w:val="004C60F6"/>
    <w:rsid w:val="004C647F"/>
    <w:rsid w:val="004C6AF2"/>
    <w:rsid w:val="004C7D10"/>
    <w:rsid w:val="004D042A"/>
    <w:rsid w:val="004D09BB"/>
    <w:rsid w:val="004D1157"/>
    <w:rsid w:val="004D16B4"/>
    <w:rsid w:val="004D17CE"/>
    <w:rsid w:val="004D1935"/>
    <w:rsid w:val="004D1A6F"/>
    <w:rsid w:val="004D2498"/>
    <w:rsid w:val="004D2623"/>
    <w:rsid w:val="004D2BB5"/>
    <w:rsid w:val="004D3D4E"/>
    <w:rsid w:val="004D3F75"/>
    <w:rsid w:val="004D562F"/>
    <w:rsid w:val="004D655D"/>
    <w:rsid w:val="004D7A19"/>
    <w:rsid w:val="004E0021"/>
    <w:rsid w:val="004E064C"/>
    <w:rsid w:val="004E1144"/>
    <w:rsid w:val="004E153B"/>
    <w:rsid w:val="004E16AC"/>
    <w:rsid w:val="004E2CF3"/>
    <w:rsid w:val="004E3DED"/>
    <w:rsid w:val="004E3F27"/>
    <w:rsid w:val="004E4171"/>
    <w:rsid w:val="004E424B"/>
    <w:rsid w:val="004E4997"/>
    <w:rsid w:val="004E5E85"/>
    <w:rsid w:val="004E5FDD"/>
    <w:rsid w:val="004E6DF7"/>
    <w:rsid w:val="004F03E0"/>
    <w:rsid w:val="004F0E8B"/>
    <w:rsid w:val="004F129F"/>
    <w:rsid w:val="004F1D57"/>
    <w:rsid w:val="004F23EC"/>
    <w:rsid w:val="004F2789"/>
    <w:rsid w:val="004F4A28"/>
    <w:rsid w:val="004F53D4"/>
    <w:rsid w:val="004F67DE"/>
    <w:rsid w:val="005013D8"/>
    <w:rsid w:val="005026BF"/>
    <w:rsid w:val="00502E52"/>
    <w:rsid w:val="0050396E"/>
    <w:rsid w:val="005041B4"/>
    <w:rsid w:val="0050430F"/>
    <w:rsid w:val="00504E53"/>
    <w:rsid w:val="00505030"/>
    <w:rsid w:val="00506194"/>
    <w:rsid w:val="00507DC1"/>
    <w:rsid w:val="005103F6"/>
    <w:rsid w:val="005104C8"/>
    <w:rsid w:val="005104EA"/>
    <w:rsid w:val="005125D9"/>
    <w:rsid w:val="00513147"/>
    <w:rsid w:val="0051332C"/>
    <w:rsid w:val="00515B08"/>
    <w:rsid w:val="00516144"/>
    <w:rsid w:val="00516B34"/>
    <w:rsid w:val="0052038F"/>
    <w:rsid w:val="005208B6"/>
    <w:rsid w:val="00522667"/>
    <w:rsid w:val="005245B4"/>
    <w:rsid w:val="00524657"/>
    <w:rsid w:val="00524E4A"/>
    <w:rsid w:val="0052538E"/>
    <w:rsid w:val="00525D97"/>
    <w:rsid w:val="005261F4"/>
    <w:rsid w:val="005264BC"/>
    <w:rsid w:val="00526BC1"/>
    <w:rsid w:val="00526F8F"/>
    <w:rsid w:val="0052758E"/>
    <w:rsid w:val="005276A1"/>
    <w:rsid w:val="00527E3E"/>
    <w:rsid w:val="00530317"/>
    <w:rsid w:val="005304C1"/>
    <w:rsid w:val="00530941"/>
    <w:rsid w:val="00530E0E"/>
    <w:rsid w:val="00531099"/>
    <w:rsid w:val="005326E9"/>
    <w:rsid w:val="00532E79"/>
    <w:rsid w:val="00533D38"/>
    <w:rsid w:val="00533DC6"/>
    <w:rsid w:val="00533FD1"/>
    <w:rsid w:val="0053476A"/>
    <w:rsid w:val="005347AE"/>
    <w:rsid w:val="0053490E"/>
    <w:rsid w:val="005353AE"/>
    <w:rsid w:val="00537146"/>
    <w:rsid w:val="00540331"/>
    <w:rsid w:val="005407A4"/>
    <w:rsid w:val="00541521"/>
    <w:rsid w:val="00541596"/>
    <w:rsid w:val="00541613"/>
    <w:rsid w:val="00545B6E"/>
    <w:rsid w:val="00545C8B"/>
    <w:rsid w:val="0054617C"/>
    <w:rsid w:val="005468FE"/>
    <w:rsid w:val="005469CF"/>
    <w:rsid w:val="00547CF1"/>
    <w:rsid w:val="00547FF1"/>
    <w:rsid w:val="00550AC9"/>
    <w:rsid w:val="00550E49"/>
    <w:rsid w:val="0055159E"/>
    <w:rsid w:val="00552DBD"/>
    <w:rsid w:val="0055411B"/>
    <w:rsid w:val="00554640"/>
    <w:rsid w:val="00554C2F"/>
    <w:rsid w:val="00555DAA"/>
    <w:rsid w:val="00555EAA"/>
    <w:rsid w:val="00556197"/>
    <w:rsid w:val="0055697A"/>
    <w:rsid w:val="00560FD6"/>
    <w:rsid w:val="005613C1"/>
    <w:rsid w:val="0056175F"/>
    <w:rsid w:val="00562402"/>
    <w:rsid w:val="00562FB5"/>
    <w:rsid w:val="0056317E"/>
    <w:rsid w:val="00564802"/>
    <w:rsid w:val="00564886"/>
    <w:rsid w:val="00565F14"/>
    <w:rsid w:val="00566192"/>
    <w:rsid w:val="005665FB"/>
    <w:rsid w:val="005666E3"/>
    <w:rsid w:val="00566A07"/>
    <w:rsid w:val="005670DC"/>
    <w:rsid w:val="0056715A"/>
    <w:rsid w:val="00567484"/>
    <w:rsid w:val="0056759B"/>
    <w:rsid w:val="005678AD"/>
    <w:rsid w:val="005704B9"/>
    <w:rsid w:val="005705B2"/>
    <w:rsid w:val="00572D81"/>
    <w:rsid w:val="0057303E"/>
    <w:rsid w:val="00573061"/>
    <w:rsid w:val="00573E26"/>
    <w:rsid w:val="00574DD1"/>
    <w:rsid w:val="00574FDF"/>
    <w:rsid w:val="005759BA"/>
    <w:rsid w:val="00575A9C"/>
    <w:rsid w:val="00575F6F"/>
    <w:rsid w:val="00576133"/>
    <w:rsid w:val="00576375"/>
    <w:rsid w:val="0057638B"/>
    <w:rsid w:val="0057650F"/>
    <w:rsid w:val="005770C7"/>
    <w:rsid w:val="00577812"/>
    <w:rsid w:val="005801E8"/>
    <w:rsid w:val="00580264"/>
    <w:rsid w:val="00581254"/>
    <w:rsid w:val="00581F69"/>
    <w:rsid w:val="00583256"/>
    <w:rsid w:val="005861C1"/>
    <w:rsid w:val="00586583"/>
    <w:rsid w:val="00590087"/>
    <w:rsid w:val="005904E7"/>
    <w:rsid w:val="0059143B"/>
    <w:rsid w:val="005916FB"/>
    <w:rsid w:val="005924D1"/>
    <w:rsid w:val="005927F9"/>
    <w:rsid w:val="005935AE"/>
    <w:rsid w:val="005936E2"/>
    <w:rsid w:val="00594239"/>
    <w:rsid w:val="00594EDE"/>
    <w:rsid w:val="00595744"/>
    <w:rsid w:val="00595C33"/>
    <w:rsid w:val="00595E3E"/>
    <w:rsid w:val="00596081"/>
    <w:rsid w:val="00596580"/>
    <w:rsid w:val="0059739D"/>
    <w:rsid w:val="005A0A57"/>
    <w:rsid w:val="005A20C9"/>
    <w:rsid w:val="005A2384"/>
    <w:rsid w:val="005A46AD"/>
    <w:rsid w:val="005A4DBA"/>
    <w:rsid w:val="005A5097"/>
    <w:rsid w:val="005A71D5"/>
    <w:rsid w:val="005B0CD7"/>
    <w:rsid w:val="005B0FF2"/>
    <w:rsid w:val="005B1149"/>
    <w:rsid w:val="005B1CAB"/>
    <w:rsid w:val="005B26C6"/>
    <w:rsid w:val="005B659C"/>
    <w:rsid w:val="005B6F51"/>
    <w:rsid w:val="005B7923"/>
    <w:rsid w:val="005C25D1"/>
    <w:rsid w:val="005C2AE4"/>
    <w:rsid w:val="005C39A2"/>
    <w:rsid w:val="005C3B44"/>
    <w:rsid w:val="005C5D78"/>
    <w:rsid w:val="005C75BE"/>
    <w:rsid w:val="005D070D"/>
    <w:rsid w:val="005D0CF6"/>
    <w:rsid w:val="005D1FEA"/>
    <w:rsid w:val="005D2AE1"/>
    <w:rsid w:val="005D3522"/>
    <w:rsid w:val="005D363C"/>
    <w:rsid w:val="005D3ACE"/>
    <w:rsid w:val="005D4438"/>
    <w:rsid w:val="005D4778"/>
    <w:rsid w:val="005D494D"/>
    <w:rsid w:val="005D4FB2"/>
    <w:rsid w:val="005D6D0D"/>
    <w:rsid w:val="005D7360"/>
    <w:rsid w:val="005E0665"/>
    <w:rsid w:val="005E07B4"/>
    <w:rsid w:val="005E18B2"/>
    <w:rsid w:val="005E1D58"/>
    <w:rsid w:val="005E2151"/>
    <w:rsid w:val="005E2234"/>
    <w:rsid w:val="005E2A24"/>
    <w:rsid w:val="005E3A7B"/>
    <w:rsid w:val="005E3F8C"/>
    <w:rsid w:val="005E4C44"/>
    <w:rsid w:val="005E5040"/>
    <w:rsid w:val="005E52D5"/>
    <w:rsid w:val="005E53D7"/>
    <w:rsid w:val="005E5FA7"/>
    <w:rsid w:val="005E7BAD"/>
    <w:rsid w:val="005F099D"/>
    <w:rsid w:val="005F12B8"/>
    <w:rsid w:val="005F39A1"/>
    <w:rsid w:val="005F44EF"/>
    <w:rsid w:val="005F6030"/>
    <w:rsid w:val="005F66C6"/>
    <w:rsid w:val="005F6A9A"/>
    <w:rsid w:val="00600231"/>
    <w:rsid w:val="0060165A"/>
    <w:rsid w:val="0060182E"/>
    <w:rsid w:val="006025DA"/>
    <w:rsid w:val="00602745"/>
    <w:rsid w:val="00602E54"/>
    <w:rsid w:val="00603597"/>
    <w:rsid w:val="00603BAE"/>
    <w:rsid w:val="00603E56"/>
    <w:rsid w:val="00607248"/>
    <w:rsid w:val="00607F87"/>
    <w:rsid w:val="00610BB3"/>
    <w:rsid w:val="00612664"/>
    <w:rsid w:val="00612A45"/>
    <w:rsid w:val="0061335C"/>
    <w:rsid w:val="00614EE5"/>
    <w:rsid w:val="0061592E"/>
    <w:rsid w:val="00616377"/>
    <w:rsid w:val="006170CA"/>
    <w:rsid w:val="00617F8C"/>
    <w:rsid w:val="00620EDB"/>
    <w:rsid w:val="00623013"/>
    <w:rsid w:val="0062322D"/>
    <w:rsid w:val="00625A93"/>
    <w:rsid w:val="00625EB4"/>
    <w:rsid w:val="00626202"/>
    <w:rsid w:val="006279CE"/>
    <w:rsid w:val="00630A8A"/>
    <w:rsid w:val="00630ED6"/>
    <w:rsid w:val="00631615"/>
    <w:rsid w:val="00631AAD"/>
    <w:rsid w:val="00632205"/>
    <w:rsid w:val="0063276B"/>
    <w:rsid w:val="00634582"/>
    <w:rsid w:val="0063497F"/>
    <w:rsid w:val="006366C7"/>
    <w:rsid w:val="00636846"/>
    <w:rsid w:val="00636DCA"/>
    <w:rsid w:val="006403D2"/>
    <w:rsid w:val="0064287F"/>
    <w:rsid w:val="0064306A"/>
    <w:rsid w:val="00643A19"/>
    <w:rsid w:val="0064402C"/>
    <w:rsid w:val="00644FE7"/>
    <w:rsid w:val="006468EE"/>
    <w:rsid w:val="00647078"/>
    <w:rsid w:val="00647329"/>
    <w:rsid w:val="0065053F"/>
    <w:rsid w:val="00651B4B"/>
    <w:rsid w:val="00651FBC"/>
    <w:rsid w:val="006520B5"/>
    <w:rsid w:val="006563AD"/>
    <w:rsid w:val="00657490"/>
    <w:rsid w:val="0065782D"/>
    <w:rsid w:val="00657B77"/>
    <w:rsid w:val="006601F6"/>
    <w:rsid w:val="006612B6"/>
    <w:rsid w:val="006612E6"/>
    <w:rsid w:val="00663659"/>
    <w:rsid w:val="00664978"/>
    <w:rsid w:val="00664A16"/>
    <w:rsid w:val="00664AAA"/>
    <w:rsid w:val="00665E48"/>
    <w:rsid w:val="006665D5"/>
    <w:rsid w:val="0066667F"/>
    <w:rsid w:val="0066684B"/>
    <w:rsid w:val="0067104E"/>
    <w:rsid w:val="006714D2"/>
    <w:rsid w:val="00671A38"/>
    <w:rsid w:val="00672AEB"/>
    <w:rsid w:val="0067312A"/>
    <w:rsid w:val="00674066"/>
    <w:rsid w:val="0067432E"/>
    <w:rsid w:val="006749D1"/>
    <w:rsid w:val="00676C03"/>
    <w:rsid w:val="00681F8E"/>
    <w:rsid w:val="00683246"/>
    <w:rsid w:val="00683F74"/>
    <w:rsid w:val="00684E14"/>
    <w:rsid w:val="00684E58"/>
    <w:rsid w:val="006855B7"/>
    <w:rsid w:val="00685868"/>
    <w:rsid w:val="006879B2"/>
    <w:rsid w:val="00687E93"/>
    <w:rsid w:val="00691F5B"/>
    <w:rsid w:val="00692883"/>
    <w:rsid w:val="00692D28"/>
    <w:rsid w:val="00693416"/>
    <w:rsid w:val="00694BBD"/>
    <w:rsid w:val="00696647"/>
    <w:rsid w:val="00697FD6"/>
    <w:rsid w:val="00697FE6"/>
    <w:rsid w:val="006A01AB"/>
    <w:rsid w:val="006A0BA6"/>
    <w:rsid w:val="006A21F1"/>
    <w:rsid w:val="006A221D"/>
    <w:rsid w:val="006A24FA"/>
    <w:rsid w:val="006A269E"/>
    <w:rsid w:val="006A28CF"/>
    <w:rsid w:val="006A5909"/>
    <w:rsid w:val="006A5DB8"/>
    <w:rsid w:val="006A684D"/>
    <w:rsid w:val="006A7B15"/>
    <w:rsid w:val="006B0A8C"/>
    <w:rsid w:val="006B1DF4"/>
    <w:rsid w:val="006B1EAE"/>
    <w:rsid w:val="006B1EB8"/>
    <w:rsid w:val="006B1FBE"/>
    <w:rsid w:val="006B1FE7"/>
    <w:rsid w:val="006B2069"/>
    <w:rsid w:val="006B463B"/>
    <w:rsid w:val="006B509D"/>
    <w:rsid w:val="006B559F"/>
    <w:rsid w:val="006B5BA8"/>
    <w:rsid w:val="006B7AAA"/>
    <w:rsid w:val="006C19AE"/>
    <w:rsid w:val="006C1ECE"/>
    <w:rsid w:val="006C3325"/>
    <w:rsid w:val="006C371F"/>
    <w:rsid w:val="006C384F"/>
    <w:rsid w:val="006C3FD0"/>
    <w:rsid w:val="006C4593"/>
    <w:rsid w:val="006C4650"/>
    <w:rsid w:val="006C4E3B"/>
    <w:rsid w:val="006C5101"/>
    <w:rsid w:val="006C5549"/>
    <w:rsid w:val="006C6C46"/>
    <w:rsid w:val="006C740A"/>
    <w:rsid w:val="006C7EAF"/>
    <w:rsid w:val="006D185B"/>
    <w:rsid w:val="006D3340"/>
    <w:rsid w:val="006D585A"/>
    <w:rsid w:val="006D6320"/>
    <w:rsid w:val="006E0E9B"/>
    <w:rsid w:val="006E2C1B"/>
    <w:rsid w:val="006E5731"/>
    <w:rsid w:val="006E5C86"/>
    <w:rsid w:val="006E5CF3"/>
    <w:rsid w:val="006F0D2C"/>
    <w:rsid w:val="006F2080"/>
    <w:rsid w:val="006F4B09"/>
    <w:rsid w:val="006F4B0A"/>
    <w:rsid w:val="006F589A"/>
    <w:rsid w:val="006F58E2"/>
    <w:rsid w:val="00700222"/>
    <w:rsid w:val="00701606"/>
    <w:rsid w:val="00704E04"/>
    <w:rsid w:val="00704E32"/>
    <w:rsid w:val="00705793"/>
    <w:rsid w:val="0070630A"/>
    <w:rsid w:val="0070638D"/>
    <w:rsid w:val="0070661B"/>
    <w:rsid w:val="007078F3"/>
    <w:rsid w:val="00712DCE"/>
    <w:rsid w:val="00712E32"/>
    <w:rsid w:val="00713716"/>
    <w:rsid w:val="00713EE3"/>
    <w:rsid w:val="007147F5"/>
    <w:rsid w:val="00715853"/>
    <w:rsid w:val="0071613A"/>
    <w:rsid w:val="0071673F"/>
    <w:rsid w:val="00716A7A"/>
    <w:rsid w:val="00716CF9"/>
    <w:rsid w:val="007177E5"/>
    <w:rsid w:val="0071781B"/>
    <w:rsid w:val="00720939"/>
    <w:rsid w:val="00720D6B"/>
    <w:rsid w:val="00721B98"/>
    <w:rsid w:val="00721E02"/>
    <w:rsid w:val="00721FC5"/>
    <w:rsid w:val="007238E3"/>
    <w:rsid w:val="00724373"/>
    <w:rsid w:val="0072464C"/>
    <w:rsid w:val="00724F95"/>
    <w:rsid w:val="0072644B"/>
    <w:rsid w:val="00726852"/>
    <w:rsid w:val="00726D45"/>
    <w:rsid w:val="0072708D"/>
    <w:rsid w:val="0072720E"/>
    <w:rsid w:val="0072729F"/>
    <w:rsid w:val="0072769D"/>
    <w:rsid w:val="007276C6"/>
    <w:rsid w:val="00727B60"/>
    <w:rsid w:val="00730750"/>
    <w:rsid w:val="00731754"/>
    <w:rsid w:val="00731BDF"/>
    <w:rsid w:val="00731C83"/>
    <w:rsid w:val="00733C91"/>
    <w:rsid w:val="00734AEF"/>
    <w:rsid w:val="00734F2B"/>
    <w:rsid w:val="00735244"/>
    <w:rsid w:val="007356C3"/>
    <w:rsid w:val="00735E15"/>
    <w:rsid w:val="00736692"/>
    <w:rsid w:val="00736A3E"/>
    <w:rsid w:val="007374FC"/>
    <w:rsid w:val="00741013"/>
    <w:rsid w:val="00742C05"/>
    <w:rsid w:val="007432EC"/>
    <w:rsid w:val="007447BC"/>
    <w:rsid w:val="00746FB2"/>
    <w:rsid w:val="00747517"/>
    <w:rsid w:val="00747C93"/>
    <w:rsid w:val="00750321"/>
    <w:rsid w:val="00750579"/>
    <w:rsid w:val="007519B9"/>
    <w:rsid w:val="0075543C"/>
    <w:rsid w:val="00755A1E"/>
    <w:rsid w:val="00755EAE"/>
    <w:rsid w:val="00756F73"/>
    <w:rsid w:val="00757255"/>
    <w:rsid w:val="00757370"/>
    <w:rsid w:val="0076136F"/>
    <w:rsid w:val="007617B7"/>
    <w:rsid w:val="007624B5"/>
    <w:rsid w:val="00763F08"/>
    <w:rsid w:val="00764079"/>
    <w:rsid w:val="00764FD1"/>
    <w:rsid w:val="00766459"/>
    <w:rsid w:val="007715E1"/>
    <w:rsid w:val="00771A87"/>
    <w:rsid w:val="00772F42"/>
    <w:rsid w:val="0077394C"/>
    <w:rsid w:val="00773B17"/>
    <w:rsid w:val="00774969"/>
    <w:rsid w:val="00775366"/>
    <w:rsid w:val="0077591C"/>
    <w:rsid w:val="007762D6"/>
    <w:rsid w:val="0077708A"/>
    <w:rsid w:val="00780335"/>
    <w:rsid w:val="0078177F"/>
    <w:rsid w:val="007821C1"/>
    <w:rsid w:val="00783203"/>
    <w:rsid w:val="00783F31"/>
    <w:rsid w:val="00784F94"/>
    <w:rsid w:val="00785306"/>
    <w:rsid w:val="007854EF"/>
    <w:rsid w:val="00786B1D"/>
    <w:rsid w:val="00787184"/>
    <w:rsid w:val="00790AB8"/>
    <w:rsid w:val="007912B9"/>
    <w:rsid w:val="0079147A"/>
    <w:rsid w:val="00791622"/>
    <w:rsid w:val="0079167C"/>
    <w:rsid w:val="00791ACF"/>
    <w:rsid w:val="00791AD4"/>
    <w:rsid w:val="00792BDE"/>
    <w:rsid w:val="007933D6"/>
    <w:rsid w:val="00794FA7"/>
    <w:rsid w:val="00795012"/>
    <w:rsid w:val="007959F3"/>
    <w:rsid w:val="00797282"/>
    <w:rsid w:val="00797C13"/>
    <w:rsid w:val="00797D14"/>
    <w:rsid w:val="007A03FE"/>
    <w:rsid w:val="007A0FB6"/>
    <w:rsid w:val="007A38B4"/>
    <w:rsid w:val="007A4209"/>
    <w:rsid w:val="007A4EEC"/>
    <w:rsid w:val="007A52BA"/>
    <w:rsid w:val="007A580C"/>
    <w:rsid w:val="007A623D"/>
    <w:rsid w:val="007A7A0A"/>
    <w:rsid w:val="007B059D"/>
    <w:rsid w:val="007B0800"/>
    <w:rsid w:val="007B1004"/>
    <w:rsid w:val="007B1221"/>
    <w:rsid w:val="007B3D5C"/>
    <w:rsid w:val="007B3FC3"/>
    <w:rsid w:val="007B7972"/>
    <w:rsid w:val="007B7FD5"/>
    <w:rsid w:val="007C03F8"/>
    <w:rsid w:val="007C1478"/>
    <w:rsid w:val="007C2AB5"/>
    <w:rsid w:val="007C4682"/>
    <w:rsid w:val="007C72E3"/>
    <w:rsid w:val="007C73BA"/>
    <w:rsid w:val="007D0015"/>
    <w:rsid w:val="007D0BE0"/>
    <w:rsid w:val="007D12CA"/>
    <w:rsid w:val="007D1905"/>
    <w:rsid w:val="007D1E06"/>
    <w:rsid w:val="007D394D"/>
    <w:rsid w:val="007D415E"/>
    <w:rsid w:val="007D437D"/>
    <w:rsid w:val="007D774C"/>
    <w:rsid w:val="007D7D3C"/>
    <w:rsid w:val="007E094C"/>
    <w:rsid w:val="007E159D"/>
    <w:rsid w:val="007E1744"/>
    <w:rsid w:val="007E1BE7"/>
    <w:rsid w:val="007E1D7D"/>
    <w:rsid w:val="007E2580"/>
    <w:rsid w:val="007E2B74"/>
    <w:rsid w:val="007E2E13"/>
    <w:rsid w:val="007E362F"/>
    <w:rsid w:val="007E3BB4"/>
    <w:rsid w:val="007E4AF7"/>
    <w:rsid w:val="007E7AED"/>
    <w:rsid w:val="007E7C46"/>
    <w:rsid w:val="007E7C5E"/>
    <w:rsid w:val="007F00BE"/>
    <w:rsid w:val="007F1003"/>
    <w:rsid w:val="007F174A"/>
    <w:rsid w:val="007F19D2"/>
    <w:rsid w:val="007F1E7D"/>
    <w:rsid w:val="007F2FBB"/>
    <w:rsid w:val="007F31BA"/>
    <w:rsid w:val="007F394A"/>
    <w:rsid w:val="007F5201"/>
    <w:rsid w:val="007F5C53"/>
    <w:rsid w:val="007F77A4"/>
    <w:rsid w:val="007F7C49"/>
    <w:rsid w:val="008005BB"/>
    <w:rsid w:val="008029AD"/>
    <w:rsid w:val="00802A58"/>
    <w:rsid w:val="00803567"/>
    <w:rsid w:val="00803912"/>
    <w:rsid w:val="00804BF3"/>
    <w:rsid w:val="00805091"/>
    <w:rsid w:val="00806212"/>
    <w:rsid w:val="0080627C"/>
    <w:rsid w:val="00806454"/>
    <w:rsid w:val="0080729B"/>
    <w:rsid w:val="008075BA"/>
    <w:rsid w:val="00810269"/>
    <w:rsid w:val="0081114F"/>
    <w:rsid w:val="0081158D"/>
    <w:rsid w:val="00811C02"/>
    <w:rsid w:val="00812237"/>
    <w:rsid w:val="008123B6"/>
    <w:rsid w:val="00813191"/>
    <w:rsid w:val="008132A0"/>
    <w:rsid w:val="00813B03"/>
    <w:rsid w:val="00814343"/>
    <w:rsid w:val="00814786"/>
    <w:rsid w:val="00815B7C"/>
    <w:rsid w:val="00821CBE"/>
    <w:rsid w:val="00823176"/>
    <w:rsid w:val="00823197"/>
    <w:rsid w:val="008250A3"/>
    <w:rsid w:val="00825A33"/>
    <w:rsid w:val="0082626C"/>
    <w:rsid w:val="00827140"/>
    <w:rsid w:val="00830017"/>
    <w:rsid w:val="008304D6"/>
    <w:rsid w:val="00832602"/>
    <w:rsid w:val="00832B8B"/>
    <w:rsid w:val="008334EF"/>
    <w:rsid w:val="00834D17"/>
    <w:rsid w:val="00835C46"/>
    <w:rsid w:val="00835CB5"/>
    <w:rsid w:val="0083692A"/>
    <w:rsid w:val="008376D5"/>
    <w:rsid w:val="008377BB"/>
    <w:rsid w:val="00837CB8"/>
    <w:rsid w:val="008404F7"/>
    <w:rsid w:val="0084096C"/>
    <w:rsid w:val="00840F7D"/>
    <w:rsid w:val="00842FB3"/>
    <w:rsid w:val="008432C9"/>
    <w:rsid w:val="00845CD3"/>
    <w:rsid w:val="00845CFA"/>
    <w:rsid w:val="00846DFD"/>
    <w:rsid w:val="0084796E"/>
    <w:rsid w:val="0085041C"/>
    <w:rsid w:val="0085156E"/>
    <w:rsid w:val="008518E8"/>
    <w:rsid w:val="00851A8C"/>
    <w:rsid w:val="00852424"/>
    <w:rsid w:val="00854DB5"/>
    <w:rsid w:val="00854E65"/>
    <w:rsid w:val="008552E6"/>
    <w:rsid w:val="00855579"/>
    <w:rsid w:val="0085560D"/>
    <w:rsid w:val="0085642C"/>
    <w:rsid w:val="0085699F"/>
    <w:rsid w:val="00857C91"/>
    <w:rsid w:val="00860585"/>
    <w:rsid w:val="00860789"/>
    <w:rsid w:val="00861082"/>
    <w:rsid w:val="00861B1D"/>
    <w:rsid w:val="008625F8"/>
    <w:rsid w:val="00862CE1"/>
    <w:rsid w:val="008634CF"/>
    <w:rsid w:val="00865674"/>
    <w:rsid w:val="00865FB3"/>
    <w:rsid w:val="0086663C"/>
    <w:rsid w:val="00866FA5"/>
    <w:rsid w:val="008670D1"/>
    <w:rsid w:val="00867762"/>
    <w:rsid w:val="00870A80"/>
    <w:rsid w:val="00870BF3"/>
    <w:rsid w:val="00870D9E"/>
    <w:rsid w:val="008729FD"/>
    <w:rsid w:val="00872D9F"/>
    <w:rsid w:val="00873AA5"/>
    <w:rsid w:val="00873E22"/>
    <w:rsid w:val="008742E5"/>
    <w:rsid w:val="00874BC0"/>
    <w:rsid w:val="0087673A"/>
    <w:rsid w:val="00880208"/>
    <w:rsid w:val="0088264A"/>
    <w:rsid w:val="00882F6F"/>
    <w:rsid w:val="00882FEE"/>
    <w:rsid w:val="0088302A"/>
    <w:rsid w:val="00883993"/>
    <w:rsid w:val="008843A1"/>
    <w:rsid w:val="00884570"/>
    <w:rsid w:val="00886017"/>
    <w:rsid w:val="00886144"/>
    <w:rsid w:val="00887729"/>
    <w:rsid w:val="00893040"/>
    <w:rsid w:val="00893256"/>
    <w:rsid w:val="008932C5"/>
    <w:rsid w:val="008933FB"/>
    <w:rsid w:val="008958E7"/>
    <w:rsid w:val="0089625F"/>
    <w:rsid w:val="008969F4"/>
    <w:rsid w:val="00897210"/>
    <w:rsid w:val="00897E8C"/>
    <w:rsid w:val="008A245C"/>
    <w:rsid w:val="008A3AED"/>
    <w:rsid w:val="008A4D7A"/>
    <w:rsid w:val="008A6F97"/>
    <w:rsid w:val="008B0F23"/>
    <w:rsid w:val="008B1C41"/>
    <w:rsid w:val="008B1ED0"/>
    <w:rsid w:val="008B2692"/>
    <w:rsid w:val="008B2BD0"/>
    <w:rsid w:val="008B3E79"/>
    <w:rsid w:val="008B4CF0"/>
    <w:rsid w:val="008B61AE"/>
    <w:rsid w:val="008B61D3"/>
    <w:rsid w:val="008B6A5C"/>
    <w:rsid w:val="008B7DD8"/>
    <w:rsid w:val="008B7ECF"/>
    <w:rsid w:val="008C17E9"/>
    <w:rsid w:val="008C31C3"/>
    <w:rsid w:val="008C3EC7"/>
    <w:rsid w:val="008C3F77"/>
    <w:rsid w:val="008C40F2"/>
    <w:rsid w:val="008C4C1B"/>
    <w:rsid w:val="008C5237"/>
    <w:rsid w:val="008C6107"/>
    <w:rsid w:val="008C7384"/>
    <w:rsid w:val="008C78F4"/>
    <w:rsid w:val="008D12BA"/>
    <w:rsid w:val="008D16BC"/>
    <w:rsid w:val="008D1727"/>
    <w:rsid w:val="008D30E6"/>
    <w:rsid w:val="008D402F"/>
    <w:rsid w:val="008D53ED"/>
    <w:rsid w:val="008D6210"/>
    <w:rsid w:val="008D65DB"/>
    <w:rsid w:val="008D6644"/>
    <w:rsid w:val="008D7F0A"/>
    <w:rsid w:val="008E31BB"/>
    <w:rsid w:val="008E3752"/>
    <w:rsid w:val="008E61E1"/>
    <w:rsid w:val="008E62A1"/>
    <w:rsid w:val="008E67BA"/>
    <w:rsid w:val="008E6ACF"/>
    <w:rsid w:val="008E77F7"/>
    <w:rsid w:val="008E79E1"/>
    <w:rsid w:val="008F0891"/>
    <w:rsid w:val="008F1094"/>
    <w:rsid w:val="008F19B1"/>
    <w:rsid w:val="008F2C4A"/>
    <w:rsid w:val="008F2E94"/>
    <w:rsid w:val="008F3166"/>
    <w:rsid w:val="008F3959"/>
    <w:rsid w:val="008F7758"/>
    <w:rsid w:val="008F7DA0"/>
    <w:rsid w:val="0090007F"/>
    <w:rsid w:val="00900FC4"/>
    <w:rsid w:val="009012FE"/>
    <w:rsid w:val="00901B5C"/>
    <w:rsid w:val="00902729"/>
    <w:rsid w:val="009069F2"/>
    <w:rsid w:val="00907363"/>
    <w:rsid w:val="0090764F"/>
    <w:rsid w:val="00907C3B"/>
    <w:rsid w:val="00910839"/>
    <w:rsid w:val="0091196F"/>
    <w:rsid w:val="00913FB8"/>
    <w:rsid w:val="0091438D"/>
    <w:rsid w:val="00914F33"/>
    <w:rsid w:val="00915181"/>
    <w:rsid w:val="00917E2F"/>
    <w:rsid w:val="00917F9D"/>
    <w:rsid w:val="0092032C"/>
    <w:rsid w:val="009206B2"/>
    <w:rsid w:val="00921E3E"/>
    <w:rsid w:val="00923001"/>
    <w:rsid w:val="00923552"/>
    <w:rsid w:val="00923837"/>
    <w:rsid w:val="00923BBB"/>
    <w:rsid w:val="00924FC7"/>
    <w:rsid w:val="009262E4"/>
    <w:rsid w:val="009332B3"/>
    <w:rsid w:val="00934CCF"/>
    <w:rsid w:val="0093529C"/>
    <w:rsid w:val="00935C38"/>
    <w:rsid w:val="00936960"/>
    <w:rsid w:val="00936BC3"/>
    <w:rsid w:val="00937087"/>
    <w:rsid w:val="009371C3"/>
    <w:rsid w:val="00937210"/>
    <w:rsid w:val="009376DC"/>
    <w:rsid w:val="00937B42"/>
    <w:rsid w:val="0094280D"/>
    <w:rsid w:val="00942E33"/>
    <w:rsid w:val="009439CE"/>
    <w:rsid w:val="0094475E"/>
    <w:rsid w:val="009459E9"/>
    <w:rsid w:val="00945B41"/>
    <w:rsid w:val="00945CE9"/>
    <w:rsid w:val="00945E44"/>
    <w:rsid w:val="00947795"/>
    <w:rsid w:val="00950067"/>
    <w:rsid w:val="009503CD"/>
    <w:rsid w:val="0095081E"/>
    <w:rsid w:val="00950E3B"/>
    <w:rsid w:val="00950E9E"/>
    <w:rsid w:val="00950FB2"/>
    <w:rsid w:val="00951981"/>
    <w:rsid w:val="00951D47"/>
    <w:rsid w:val="00951F6E"/>
    <w:rsid w:val="00953160"/>
    <w:rsid w:val="00953AAA"/>
    <w:rsid w:val="0095541A"/>
    <w:rsid w:val="00955752"/>
    <w:rsid w:val="009569BC"/>
    <w:rsid w:val="009603F5"/>
    <w:rsid w:val="00960AAF"/>
    <w:rsid w:val="00960BAD"/>
    <w:rsid w:val="00961BD3"/>
    <w:rsid w:val="009626B2"/>
    <w:rsid w:val="00962986"/>
    <w:rsid w:val="00965520"/>
    <w:rsid w:val="00966FF6"/>
    <w:rsid w:val="009701D0"/>
    <w:rsid w:val="00970EBD"/>
    <w:rsid w:val="00971019"/>
    <w:rsid w:val="00973067"/>
    <w:rsid w:val="00973100"/>
    <w:rsid w:val="009732CA"/>
    <w:rsid w:val="00973672"/>
    <w:rsid w:val="0097397B"/>
    <w:rsid w:val="00973A23"/>
    <w:rsid w:val="00974C61"/>
    <w:rsid w:val="00975481"/>
    <w:rsid w:val="00975E98"/>
    <w:rsid w:val="009766F5"/>
    <w:rsid w:val="00977BB3"/>
    <w:rsid w:val="00977DDC"/>
    <w:rsid w:val="00982CA3"/>
    <w:rsid w:val="00984801"/>
    <w:rsid w:val="00984AE6"/>
    <w:rsid w:val="00985504"/>
    <w:rsid w:val="0098564E"/>
    <w:rsid w:val="009856E8"/>
    <w:rsid w:val="00986433"/>
    <w:rsid w:val="0098694F"/>
    <w:rsid w:val="00987F74"/>
    <w:rsid w:val="00990CA8"/>
    <w:rsid w:val="00990CE5"/>
    <w:rsid w:val="00991211"/>
    <w:rsid w:val="009913C2"/>
    <w:rsid w:val="00992881"/>
    <w:rsid w:val="00992884"/>
    <w:rsid w:val="00993603"/>
    <w:rsid w:val="0099362F"/>
    <w:rsid w:val="0099405E"/>
    <w:rsid w:val="00996655"/>
    <w:rsid w:val="0099745A"/>
    <w:rsid w:val="0099781B"/>
    <w:rsid w:val="009A1162"/>
    <w:rsid w:val="009A2A5B"/>
    <w:rsid w:val="009A316F"/>
    <w:rsid w:val="009A3283"/>
    <w:rsid w:val="009A3A1A"/>
    <w:rsid w:val="009A4BAF"/>
    <w:rsid w:val="009A5EA8"/>
    <w:rsid w:val="009A5F48"/>
    <w:rsid w:val="009A6B01"/>
    <w:rsid w:val="009A78C7"/>
    <w:rsid w:val="009A7CB0"/>
    <w:rsid w:val="009A7CCB"/>
    <w:rsid w:val="009B1131"/>
    <w:rsid w:val="009B2BDA"/>
    <w:rsid w:val="009B48D7"/>
    <w:rsid w:val="009B4A23"/>
    <w:rsid w:val="009B4E6D"/>
    <w:rsid w:val="009B550A"/>
    <w:rsid w:val="009B7057"/>
    <w:rsid w:val="009B77EE"/>
    <w:rsid w:val="009C2B5E"/>
    <w:rsid w:val="009C2DF6"/>
    <w:rsid w:val="009C34D8"/>
    <w:rsid w:val="009C3EF6"/>
    <w:rsid w:val="009C46E3"/>
    <w:rsid w:val="009C6BAB"/>
    <w:rsid w:val="009C6FAC"/>
    <w:rsid w:val="009C738B"/>
    <w:rsid w:val="009C7899"/>
    <w:rsid w:val="009D154D"/>
    <w:rsid w:val="009D2CAE"/>
    <w:rsid w:val="009D46C6"/>
    <w:rsid w:val="009D498E"/>
    <w:rsid w:val="009D68FF"/>
    <w:rsid w:val="009E0A63"/>
    <w:rsid w:val="009E12C7"/>
    <w:rsid w:val="009E30BE"/>
    <w:rsid w:val="009E442F"/>
    <w:rsid w:val="009E46DB"/>
    <w:rsid w:val="009E49B7"/>
    <w:rsid w:val="009E4A1B"/>
    <w:rsid w:val="009E4CA1"/>
    <w:rsid w:val="009E55A5"/>
    <w:rsid w:val="009E6266"/>
    <w:rsid w:val="009F0D3B"/>
    <w:rsid w:val="009F0EA1"/>
    <w:rsid w:val="009F136F"/>
    <w:rsid w:val="009F13B6"/>
    <w:rsid w:val="009F1650"/>
    <w:rsid w:val="009F1953"/>
    <w:rsid w:val="009F1DD9"/>
    <w:rsid w:val="009F1F8B"/>
    <w:rsid w:val="009F3A9D"/>
    <w:rsid w:val="009F4D05"/>
    <w:rsid w:val="009F4F19"/>
    <w:rsid w:val="009F62A0"/>
    <w:rsid w:val="009F6335"/>
    <w:rsid w:val="009F66F2"/>
    <w:rsid w:val="009F73C8"/>
    <w:rsid w:val="009F7D91"/>
    <w:rsid w:val="00A003D7"/>
    <w:rsid w:val="00A03F6E"/>
    <w:rsid w:val="00A057F2"/>
    <w:rsid w:val="00A05FBF"/>
    <w:rsid w:val="00A06524"/>
    <w:rsid w:val="00A06887"/>
    <w:rsid w:val="00A07A84"/>
    <w:rsid w:val="00A10769"/>
    <w:rsid w:val="00A11D74"/>
    <w:rsid w:val="00A13E1B"/>
    <w:rsid w:val="00A15733"/>
    <w:rsid w:val="00A15A0A"/>
    <w:rsid w:val="00A15C1C"/>
    <w:rsid w:val="00A15FBE"/>
    <w:rsid w:val="00A2070F"/>
    <w:rsid w:val="00A20FFC"/>
    <w:rsid w:val="00A217BD"/>
    <w:rsid w:val="00A2196F"/>
    <w:rsid w:val="00A21B2E"/>
    <w:rsid w:val="00A21B79"/>
    <w:rsid w:val="00A221E1"/>
    <w:rsid w:val="00A2234F"/>
    <w:rsid w:val="00A22532"/>
    <w:rsid w:val="00A23A78"/>
    <w:rsid w:val="00A24B5F"/>
    <w:rsid w:val="00A30590"/>
    <w:rsid w:val="00A31364"/>
    <w:rsid w:val="00A31D85"/>
    <w:rsid w:val="00A330D3"/>
    <w:rsid w:val="00A331D7"/>
    <w:rsid w:val="00A34972"/>
    <w:rsid w:val="00A35257"/>
    <w:rsid w:val="00A35E18"/>
    <w:rsid w:val="00A36AF4"/>
    <w:rsid w:val="00A37360"/>
    <w:rsid w:val="00A3742E"/>
    <w:rsid w:val="00A40DD9"/>
    <w:rsid w:val="00A43114"/>
    <w:rsid w:val="00A442EA"/>
    <w:rsid w:val="00A4494B"/>
    <w:rsid w:val="00A454AF"/>
    <w:rsid w:val="00A461C0"/>
    <w:rsid w:val="00A462A7"/>
    <w:rsid w:val="00A508F5"/>
    <w:rsid w:val="00A50AA0"/>
    <w:rsid w:val="00A50DEA"/>
    <w:rsid w:val="00A5184A"/>
    <w:rsid w:val="00A524AC"/>
    <w:rsid w:val="00A53915"/>
    <w:rsid w:val="00A54A3D"/>
    <w:rsid w:val="00A55B8C"/>
    <w:rsid w:val="00A55BB0"/>
    <w:rsid w:val="00A56280"/>
    <w:rsid w:val="00A57155"/>
    <w:rsid w:val="00A577FC"/>
    <w:rsid w:val="00A605F8"/>
    <w:rsid w:val="00A60E30"/>
    <w:rsid w:val="00A61CA5"/>
    <w:rsid w:val="00A62A5E"/>
    <w:rsid w:val="00A62F4E"/>
    <w:rsid w:val="00A637D1"/>
    <w:rsid w:val="00A64078"/>
    <w:rsid w:val="00A646BA"/>
    <w:rsid w:val="00A658CD"/>
    <w:rsid w:val="00A67C4F"/>
    <w:rsid w:val="00A7190E"/>
    <w:rsid w:val="00A72F66"/>
    <w:rsid w:val="00A737ED"/>
    <w:rsid w:val="00A74607"/>
    <w:rsid w:val="00A760FE"/>
    <w:rsid w:val="00A7671B"/>
    <w:rsid w:val="00A81DBF"/>
    <w:rsid w:val="00A82A09"/>
    <w:rsid w:val="00A838B4"/>
    <w:rsid w:val="00A84C14"/>
    <w:rsid w:val="00A8511D"/>
    <w:rsid w:val="00A86543"/>
    <w:rsid w:val="00A866AF"/>
    <w:rsid w:val="00A8786D"/>
    <w:rsid w:val="00A87BF9"/>
    <w:rsid w:val="00A87E8F"/>
    <w:rsid w:val="00A903D5"/>
    <w:rsid w:val="00A905CD"/>
    <w:rsid w:val="00A9490C"/>
    <w:rsid w:val="00A95551"/>
    <w:rsid w:val="00A96124"/>
    <w:rsid w:val="00A9630E"/>
    <w:rsid w:val="00A9643C"/>
    <w:rsid w:val="00A967B7"/>
    <w:rsid w:val="00A96D41"/>
    <w:rsid w:val="00A975FD"/>
    <w:rsid w:val="00AA0595"/>
    <w:rsid w:val="00AA0C1F"/>
    <w:rsid w:val="00AA1764"/>
    <w:rsid w:val="00AA1D21"/>
    <w:rsid w:val="00AA214A"/>
    <w:rsid w:val="00AA3440"/>
    <w:rsid w:val="00AA42C9"/>
    <w:rsid w:val="00AA4C3E"/>
    <w:rsid w:val="00AA4EC2"/>
    <w:rsid w:val="00AA5399"/>
    <w:rsid w:val="00AA5811"/>
    <w:rsid w:val="00AA722A"/>
    <w:rsid w:val="00AB02EF"/>
    <w:rsid w:val="00AB0768"/>
    <w:rsid w:val="00AB095D"/>
    <w:rsid w:val="00AB326F"/>
    <w:rsid w:val="00AB53AF"/>
    <w:rsid w:val="00AB540E"/>
    <w:rsid w:val="00AB6A6E"/>
    <w:rsid w:val="00AC0194"/>
    <w:rsid w:val="00AC0967"/>
    <w:rsid w:val="00AC1CF8"/>
    <w:rsid w:val="00AC2432"/>
    <w:rsid w:val="00AC34D3"/>
    <w:rsid w:val="00AC3BAD"/>
    <w:rsid w:val="00AC3C65"/>
    <w:rsid w:val="00AC4D74"/>
    <w:rsid w:val="00AC7015"/>
    <w:rsid w:val="00AC7E40"/>
    <w:rsid w:val="00AD0D54"/>
    <w:rsid w:val="00AD2650"/>
    <w:rsid w:val="00AD27F7"/>
    <w:rsid w:val="00AD5BF0"/>
    <w:rsid w:val="00AD76B2"/>
    <w:rsid w:val="00AE06D7"/>
    <w:rsid w:val="00AE0970"/>
    <w:rsid w:val="00AE0984"/>
    <w:rsid w:val="00AE0AFC"/>
    <w:rsid w:val="00AE2209"/>
    <w:rsid w:val="00AE2B86"/>
    <w:rsid w:val="00AE2FE3"/>
    <w:rsid w:val="00AE3A61"/>
    <w:rsid w:val="00AE49B5"/>
    <w:rsid w:val="00AE661A"/>
    <w:rsid w:val="00AF12B1"/>
    <w:rsid w:val="00AF1D4A"/>
    <w:rsid w:val="00AF3424"/>
    <w:rsid w:val="00AF3964"/>
    <w:rsid w:val="00AF3B1B"/>
    <w:rsid w:val="00AF49D0"/>
    <w:rsid w:val="00AF5B87"/>
    <w:rsid w:val="00AF6E97"/>
    <w:rsid w:val="00AF73F7"/>
    <w:rsid w:val="00B00458"/>
    <w:rsid w:val="00B056B1"/>
    <w:rsid w:val="00B07091"/>
    <w:rsid w:val="00B071C2"/>
    <w:rsid w:val="00B07738"/>
    <w:rsid w:val="00B104BC"/>
    <w:rsid w:val="00B113A3"/>
    <w:rsid w:val="00B140C6"/>
    <w:rsid w:val="00B148E0"/>
    <w:rsid w:val="00B14974"/>
    <w:rsid w:val="00B16E0B"/>
    <w:rsid w:val="00B178BC"/>
    <w:rsid w:val="00B201AF"/>
    <w:rsid w:val="00B20535"/>
    <w:rsid w:val="00B215C4"/>
    <w:rsid w:val="00B236BB"/>
    <w:rsid w:val="00B2420B"/>
    <w:rsid w:val="00B24730"/>
    <w:rsid w:val="00B277E8"/>
    <w:rsid w:val="00B278D1"/>
    <w:rsid w:val="00B30459"/>
    <w:rsid w:val="00B30BFA"/>
    <w:rsid w:val="00B3258A"/>
    <w:rsid w:val="00B33191"/>
    <w:rsid w:val="00B33388"/>
    <w:rsid w:val="00B3392B"/>
    <w:rsid w:val="00B3498C"/>
    <w:rsid w:val="00B36831"/>
    <w:rsid w:val="00B369C9"/>
    <w:rsid w:val="00B36BF9"/>
    <w:rsid w:val="00B36DAA"/>
    <w:rsid w:val="00B36EE4"/>
    <w:rsid w:val="00B377A3"/>
    <w:rsid w:val="00B37A7B"/>
    <w:rsid w:val="00B401C0"/>
    <w:rsid w:val="00B410EF"/>
    <w:rsid w:val="00B4269F"/>
    <w:rsid w:val="00B42700"/>
    <w:rsid w:val="00B42F94"/>
    <w:rsid w:val="00B438A6"/>
    <w:rsid w:val="00B449BA"/>
    <w:rsid w:val="00B45797"/>
    <w:rsid w:val="00B47993"/>
    <w:rsid w:val="00B50F9A"/>
    <w:rsid w:val="00B511BD"/>
    <w:rsid w:val="00B51BC6"/>
    <w:rsid w:val="00B52928"/>
    <w:rsid w:val="00B540E8"/>
    <w:rsid w:val="00B55409"/>
    <w:rsid w:val="00B554EE"/>
    <w:rsid w:val="00B5586D"/>
    <w:rsid w:val="00B55B00"/>
    <w:rsid w:val="00B55F12"/>
    <w:rsid w:val="00B56706"/>
    <w:rsid w:val="00B56866"/>
    <w:rsid w:val="00B56CC2"/>
    <w:rsid w:val="00B56D94"/>
    <w:rsid w:val="00B60ACA"/>
    <w:rsid w:val="00B61669"/>
    <w:rsid w:val="00B6178A"/>
    <w:rsid w:val="00B62281"/>
    <w:rsid w:val="00B62BD2"/>
    <w:rsid w:val="00B630EE"/>
    <w:rsid w:val="00B63122"/>
    <w:rsid w:val="00B64821"/>
    <w:rsid w:val="00B64A52"/>
    <w:rsid w:val="00B7070A"/>
    <w:rsid w:val="00B72B8E"/>
    <w:rsid w:val="00B72FEB"/>
    <w:rsid w:val="00B73407"/>
    <w:rsid w:val="00B73EA1"/>
    <w:rsid w:val="00B75178"/>
    <w:rsid w:val="00B75F9F"/>
    <w:rsid w:val="00B77255"/>
    <w:rsid w:val="00B77A48"/>
    <w:rsid w:val="00B77CE1"/>
    <w:rsid w:val="00B77D96"/>
    <w:rsid w:val="00B81BA5"/>
    <w:rsid w:val="00B844BB"/>
    <w:rsid w:val="00B850A3"/>
    <w:rsid w:val="00B85B26"/>
    <w:rsid w:val="00B85FA8"/>
    <w:rsid w:val="00B86CA9"/>
    <w:rsid w:val="00B86F15"/>
    <w:rsid w:val="00B8760D"/>
    <w:rsid w:val="00B9027F"/>
    <w:rsid w:val="00B90B38"/>
    <w:rsid w:val="00B91465"/>
    <w:rsid w:val="00B92870"/>
    <w:rsid w:val="00B92D39"/>
    <w:rsid w:val="00B937AA"/>
    <w:rsid w:val="00B938E3"/>
    <w:rsid w:val="00B94382"/>
    <w:rsid w:val="00B96B5B"/>
    <w:rsid w:val="00B976F6"/>
    <w:rsid w:val="00BA0051"/>
    <w:rsid w:val="00BA0420"/>
    <w:rsid w:val="00BA1805"/>
    <w:rsid w:val="00BA3491"/>
    <w:rsid w:val="00BA43AB"/>
    <w:rsid w:val="00BA4404"/>
    <w:rsid w:val="00BA44BE"/>
    <w:rsid w:val="00BA5251"/>
    <w:rsid w:val="00BA564A"/>
    <w:rsid w:val="00BA6FEF"/>
    <w:rsid w:val="00BA7076"/>
    <w:rsid w:val="00BA7494"/>
    <w:rsid w:val="00BB141F"/>
    <w:rsid w:val="00BB2044"/>
    <w:rsid w:val="00BB24A1"/>
    <w:rsid w:val="00BB2B05"/>
    <w:rsid w:val="00BB3707"/>
    <w:rsid w:val="00BB5316"/>
    <w:rsid w:val="00BB5B8E"/>
    <w:rsid w:val="00BB740B"/>
    <w:rsid w:val="00BB7ABA"/>
    <w:rsid w:val="00BB7FA4"/>
    <w:rsid w:val="00BC016A"/>
    <w:rsid w:val="00BC1324"/>
    <w:rsid w:val="00BC13B2"/>
    <w:rsid w:val="00BC1968"/>
    <w:rsid w:val="00BC1A08"/>
    <w:rsid w:val="00BC1F78"/>
    <w:rsid w:val="00BC2F11"/>
    <w:rsid w:val="00BC3B0B"/>
    <w:rsid w:val="00BC3EB2"/>
    <w:rsid w:val="00BC48E2"/>
    <w:rsid w:val="00BC59AD"/>
    <w:rsid w:val="00BC5FA0"/>
    <w:rsid w:val="00BC77E1"/>
    <w:rsid w:val="00BD0ED4"/>
    <w:rsid w:val="00BD2E4F"/>
    <w:rsid w:val="00BD2FF0"/>
    <w:rsid w:val="00BD3561"/>
    <w:rsid w:val="00BD3C7B"/>
    <w:rsid w:val="00BD4814"/>
    <w:rsid w:val="00BD4DC2"/>
    <w:rsid w:val="00BD622A"/>
    <w:rsid w:val="00BD6B70"/>
    <w:rsid w:val="00BD7C62"/>
    <w:rsid w:val="00BD7E7C"/>
    <w:rsid w:val="00BD7FD2"/>
    <w:rsid w:val="00BE0899"/>
    <w:rsid w:val="00BE1FFD"/>
    <w:rsid w:val="00BE241E"/>
    <w:rsid w:val="00BE3941"/>
    <w:rsid w:val="00BE40B7"/>
    <w:rsid w:val="00BE448F"/>
    <w:rsid w:val="00BE4659"/>
    <w:rsid w:val="00BE5A72"/>
    <w:rsid w:val="00BE64D5"/>
    <w:rsid w:val="00BE750C"/>
    <w:rsid w:val="00BF0A18"/>
    <w:rsid w:val="00BF127A"/>
    <w:rsid w:val="00BF3869"/>
    <w:rsid w:val="00BF38C7"/>
    <w:rsid w:val="00BF421A"/>
    <w:rsid w:val="00BF452E"/>
    <w:rsid w:val="00BF4A38"/>
    <w:rsid w:val="00BF4DBD"/>
    <w:rsid w:val="00BF518B"/>
    <w:rsid w:val="00BF575E"/>
    <w:rsid w:val="00BF74C9"/>
    <w:rsid w:val="00BF770C"/>
    <w:rsid w:val="00BF7E73"/>
    <w:rsid w:val="00C00AE0"/>
    <w:rsid w:val="00C0160A"/>
    <w:rsid w:val="00C01FF5"/>
    <w:rsid w:val="00C03E30"/>
    <w:rsid w:val="00C03FE5"/>
    <w:rsid w:val="00C04628"/>
    <w:rsid w:val="00C04829"/>
    <w:rsid w:val="00C04FCD"/>
    <w:rsid w:val="00C05548"/>
    <w:rsid w:val="00C063C9"/>
    <w:rsid w:val="00C06DD0"/>
    <w:rsid w:val="00C079ED"/>
    <w:rsid w:val="00C07AD9"/>
    <w:rsid w:val="00C10B11"/>
    <w:rsid w:val="00C11BD8"/>
    <w:rsid w:val="00C130BE"/>
    <w:rsid w:val="00C1395E"/>
    <w:rsid w:val="00C13D38"/>
    <w:rsid w:val="00C153C8"/>
    <w:rsid w:val="00C156C6"/>
    <w:rsid w:val="00C15950"/>
    <w:rsid w:val="00C16E3D"/>
    <w:rsid w:val="00C20189"/>
    <w:rsid w:val="00C20909"/>
    <w:rsid w:val="00C21DE3"/>
    <w:rsid w:val="00C22FF2"/>
    <w:rsid w:val="00C24A65"/>
    <w:rsid w:val="00C24D2E"/>
    <w:rsid w:val="00C257D4"/>
    <w:rsid w:val="00C25F0C"/>
    <w:rsid w:val="00C261B1"/>
    <w:rsid w:val="00C26C4D"/>
    <w:rsid w:val="00C27443"/>
    <w:rsid w:val="00C2788F"/>
    <w:rsid w:val="00C3001B"/>
    <w:rsid w:val="00C30D1F"/>
    <w:rsid w:val="00C31E9B"/>
    <w:rsid w:val="00C34445"/>
    <w:rsid w:val="00C34D78"/>
    <w:rsid w:val="00C358EF"/>
    <w:rsid w:val="00C35A46"/>
    <w:rsid w:val="00C40168"/>
    <w:rsid w:val="00C4023D"/>
    <w:rsid w:val="00C40AD2"/>
    <w:rsid w:val="00C42BCA"/>
    <w:rsid w:val="00C4327C"/>
    <w:rsid w:val="00C44CAF"/>
    <w:rsid w:val="00C4602D"/>
    <w:rsid w:val="00C4614A"/>
    <w:rsid w:val="00C478C6"/>
    <w:rsid w:val="00C47E30"/>
    <w:rsid w:val="00C50609"/>
    <w:rsid w:val="00C5184A"/>
    <w:rsid w:val="00C52B11"/>
    <w:rsid w:val="00C53DA6"/>
    <w:rsid w:val="00C5487E"/>
    <w:rsid w:val="00C54EA8"/>
    <w:rsid w:val="00C57820"/>
    <w:rsid w:val="00C60C55"/>
    <w:rsid w:val="00C61578"/>
    <w:rsid w:val="00C61938"/>
    <w:rsid w:val="00C61A9A"/>
    <w:rsid w:val="00C61C7F"/>
    <w:rsid w:val="00C6291D"/>
    <w:rsid w:val="00C63145"/>
    <w:rsid w:val="00C637E0"/>
    <w:rsid w:val="00C63B1C"/>
    <w:rsid w:val="00C63FC9"/>
    <w:rsid w:val="00C64421"/>
    <w:rsid w:val="00C65F86"/>
    <w:rsid w:val="00C664CE"/>
    <w:rsid w:val="00C66589"/>
    <w:rsid w:val="00C66D06"/>
    <w:rsid w:val="00C67A04"/>
    <w:rsid w:val="00C67FA5"/>
    <w:rsid w:val="00C70A0A"/>
    <w:rsid w:val="00C71043"/>
    <w:rsid w:val="00C71546"/>
    <w:rsid w:val="00C71AC5"/>
    <w:rsid w:val="00C73F09"/>
    <w:rsid w:val="00C7488F"/>
    <w:rsid w:val="00C756B9"/>
    <w:rsid w:val="00C76288"/>
    <w:rsid w:val="00C77170"/>
    <w:rsid w:val="00C77759"/>
    <w:rsid w:val="00C778F2"/>
    <w:rsid w:val="00C8024D"/>
    <w:rsid w:val="00C834C4"/>
    <w:rsid w:val="00C83D65"/>
    <w:rsid w:val="00C85C16"/>
    <w:rsid w:val="00C86022"/>
    <w:rsid w:val="00C86136"/>
    <w:rsid w:val="00C86546"/>
    <w:rsid w:val="00C8716B"/>
    <w:rsid w:val="00C87BD4"/>
    <w:rsid w:val="00C87E3B"/>
    <w:rsid w:val="00C90B58"/>
    <w:rsid w:val="00C92A40"/>
    <w:rsid w:val="00C93D0C"/>
    <w:rsid w:val="00C93FEB"/>
    <w:rsid w:val="00C9407D"/>
    <w:rsid w:val="00C94C98"/>
    <w:rsid w:val="00C95BC7"/>
    <w:rsid w:val="00C9669E"/>
    <w:rsid w:val="00CA18F3"/>
    <w:rsid w:val="00CA1CA1"/>
    <w:rsid w:val="00CA3E4C"/>
    <w:rsid w:val="00CA583D"/>
    <w:rsid w:val="00CA61A1"/>
    <w:rsid w:val="00CA69C0"/>
    <w:rsid w:val="00CA6B85"/>
    <w:rsid w:val="00CB17CA"/>
    <w:rsid w:val="00CB328D"/>
    <w:rsid w:val="00CB42B5"/>
    <w:rsid w:val="00CB42DF"/>
    <w:rsid w:val="00CB5252"/>
    <w:rsid w:val="00CB5347"/>
    <w:rsid w:val="00CB5714"/>
    <w:rsid w:val="00CB6C0F"/>
    <w:rsid w:val="00CB7744"/>
    <w:rsid w:val="00CB7929"/>
    <w:rsid w:val="00CC055D"/>
    <w:rsid w:val="00CC062E"/>
    <w:rsid w:val="00CC0E01"/>
    <w:rsid w:val="00CC0E11"/>
    <w:rsid w:val="00CC2A88"/>
    <w:rsid w:val="00CC3C6F"/>
    <w:rsid w:val="00CC444D"/>
    <w:rsid w:val="00CC50AA"/>
    <w:rsid w:val="00CC52F6"/>
    <w:rsid w:val="00CC5EF1"/>
    <w:rsid w:val="00CC6292"/>
    <w:rsid w:val="00CD069B"/>
    <w:rsid w:val="00CD1D9F"/>
    <w:rsid w:val="00CD2E90"/>
    <w:rsid w:val="00CD47EF"/>
    <w:rsid w:val="00CD54E7"/>
    <w:rsid w:val="00CD5EDA"/>
    <w:rsid w:val="00CD6257"/>
    <w:rsid w:val="00CD67DC"/>
    <w:rsid w:val="00CE0842"/>
    <w:rsid w:val="00CE1FF2"/>
    <w:rsid w:val="00CE4055"/>
    <w:rsid w:val="00CE4933"/>
    <w:rsid w:val="00CE4ED9"/>
    <w:rsid w:val="00CE6B18"/>
    <w:rsid w:val="00CE73F1"/>
    <w:rsid w:val="00CF02D0"/>
    <w:rsid w:val="00CF02F0"/>
    <w:rsid w:val="00CF1869"/>
    <w:rsid w:val="00CF1F8A"/>
    <w:rsid w:val="00CF2087"/>
    <w:rsid w:val="00CF2BA2"/>
    <w:rsid w:val="00CF334D"/>
    <w:rsid w:val="00CF3EAF"/>
    <w:rsid w:val="00CF416D"/>
    <w:rsid w:val="00CF4352"/>
    <w:rsid w:val="00CF4EEF"/>
    <w:rsid w:val="00CF662C"/>
    <w:rsid w:val="00D00174"/>
    <w:rsid w:val="00D017C7"/>
    <w:rsid w:val="00D01E10"/>
    <w:rsid w:val="00D02D02"/>
    <w:rsid w:val="00D040F6"/>
    <w:rsid w:val="00D041F7"/>
    <w:rsid w:val="00D05186"/>
    <w:rsid w:val="00D06702"/>
    <w:rsid w:val="00D06BAF"/>
    <w:rsid w:val="00D06FE4"/>
    <w:rsid w:val="00D103AC"/>
    <w:rsid w:val="00D111A4"/>
    <w:rsid w:val="00D112A0"/>
    <w:rsid w:val="00D1172B"/>
    <w:rsid w:val="00D12308"/>
    <w:rsid w:val="00D12A79"/>
    <w:rsid w:val="00D12F92"/>
    <w:rsid w:val="00D13094"/>
    <w:rsid w:val="00D13FBD"/>
    <w:rsid w:val="00D16DA9"/>
    <w:rsid w:val="00D200CB"/>
    <w:rsid w:val="00D217C3"/>
    <w:rsid w:val="00D21F44"/>
    <w:rsid w:val="00D231A1"/>
    <w:rsid w:val="00D23B27"/>
    <w:rsid w:val="00D25739"/>
    <w:rsid w:val="00D26A01"/>
    <w:rsid w:val="00D27A1F"/>
    <w:rsid w:val="00D27E0E"/>
    <w:rsid w:val="00D30593"/>
    <w:rsid w:val="00D3060E"/>
    <w:rsid w:val="00D312DB"/>
    <w:rsid w:val="00D320CE"/>
    <w:rsid w:val="00D33932"/>
    <w:rsid w:val="00D34079"/>
    <w:rsid w:val="00D36951"/>
    <w:rsid w:val="00D37712"/>
    <w:rsid w:val="00D37B25"/>
    <w:rsid w:val="00D41472"/>
    <w:rsid w:val="00D4179F"/>
    <w:rsid w:val="00D41F3B"/>
    <w:rsid w:val="00D4310B"/>
    <w:rsid w:val="00D43A2C"/>
    <w:rsid w:val="00D43EB2"/>
    <w:rsid w:val="00D44AA1"/>
    <w:rsid w:val="00D46B9C"/>
    <w:rsid w:val="00D46E03"/>
    <w:rsid w:val="00D46E0F"/>
    <w:rsid w:val="00D47363"/>
    <w:rsid w:val="00D475C8"/>
    <w:rsid w:val="00D47CF5"/>
    <w:rsid w:val="00D505A5"/>
    <w:rsid w:val="00D5309E"/>
    <w:rsid w:val="00D5436F"/>
    <w:rsid w:val="00D54BBC"/>
    <w:rsid w:val="00D5571E"/>
    <w:rsid w:val="00D56063"/>
    <w:rsid w:val="00D56579"/>
    <w:rsid w:val="00D56897"/>
    <w:rsid w:val="00D568E1"/>
    <w:rsid w:val="00D57351"/>
    <w:rsid w:val="00D57810"/>
    <w:rsid w:val="00D6037A"/>
    <w:rsid w:val="00D605F6"/>
    <w:rsid w:val="00D62E61"/>
    <w:rsid w:val="00D6475D"/>
    <w:rsid w:val="00D66F7C"/>
    <w:rsid w:val="00D702AA"/>
    <w:rsid w:val="00D70674"/>
    <w:rsid w:val="00D70CBE"/>
    <w:rsid w:val="00D72F4C"/>
    <w:rsid w:val="00D730EB"/>
    <w:rsid w:val="00D73B6B"/>
    <w:rsid w:val="00D73D85"/>
    <w:rsid w:val="00D74B7C"/>
    <w:rsid w:val="00D756E5"/>
    <w:rsid w:val="00D75C2F"/>
    <w:rsid w:val="00D76F39"/>
    <w:rsid w:val="00D77491"/>
    <w:rsid w:val="00D775CE"/>
    <w:rsid w:val="00D80031"/>
    <w:rsid w:val="00D80235"/>
    <w:rsid w:val="00D80572"/>
    <w:rsid w:val="00D80DF0"/>
    <w:rsid w:val="00D81F05"/>
    <w:rsid w:val="00D82FA9"/>
    <w:rsid w:val="00D84A2B"/>
    <w:rsid w:val="00D84FF2"/>
    <w:rsid w:val="00D861FD"/>
    <w:rsid w:val="00D86AD8"/>
    <w:rsid w:val="00D87A84"/>
    <w:rsid w:val="00D90CBF"/>
    <w:rsid w:val="00D92D66"/>
    <w:rsid w:val="00D92DED"/>
    <w:rsid w:val="00D93AB4"/>
    <w:rsid w:val="00D9431E"/>
    <w:rsid w:val="00D94B48"/>
    <w:rsid w:val="00D952B9"/>
    <w:rsid w:val="00D9535B"/>
    <w:rsid w:val="00D96039"/>
    <w:rsid w:val="00D977B2"/>
    <w:rsid w:val="00DA1544"/>
    <w:rsid w:val="00DA1C81"/>
    <w:rsid w:val="00DA2247"/>
    <w:rsid w:val="00DA2317"/>
    <w:rsid w:val="00DA27F8"/>
    <w:rsid w:val="00DA48D1"/>
    <w:rsid w:val="00DA4E31"/>
    <w:rsid w:val="00DA5390"/>
    <w:rsid w:val="00DA6AF7"/>
    <w:rsid w:val="00DA6BEF"/>
    <w:rsid w:val="00DB091B"/>
    <w:rsid w:val="00DB3D6C"/>
    <w:rsid w:val="00DB4892"/>
    <w:rsid w:val="00DB5FE3"/>
    <w:rsid w:val="00DB6BD6"/>
    <w:rsid w:val="00DB6DE4"/>
    <w:rsid w:val="00DB736C"/>
    <w:rsid w:val="00DB7D5A"/>
    <w:rsid w:val="00DC269A"/>
    <w:rsid w:val="00DC3D0D"/>
    <w:rsid w:val="00DC4002"/>
    <w:rsid w:val="00DC410B"/>
    <w:rsid w:val="00DC52F4"/>
    <w:rsid w:val="00DC6CF6"/>
    <w:rsid w:val="00DC7A6B"/>
    <w:rsid w:val="00DD0217"/>
    <w:rsid w:val="00DD1D60"/>
    <w:rsid w:val="00DD2749"/>
    <w:rsid w:val="00DD2C2C"/>
    <w:rsid w:val="00DD2E43"/>
    <w:rsid w:val="00DD328C"/>
    <w:rsid w:val="00DD48D0"/>
    <w:rsid w:val="00DD4B81"/>
    <w:rsid w:val="00DD54CA"/>
    <w:rsid w:val="00DD5F8D"/>
    <w:rsid w:val="00DD629F"/>
    <w:rsid w:val="00DD6E6F"/>
    <w:rsid w:val="00DD6F1F"/>
    <w:rsid w:val="00DD726A"/>
    <w:rsid w:val="00DD79FE"/>
    <w:rsid w:val="00DE03B4"/>
    <w:rsid w:val="00DE0EFE"/>
    <w:rsid w:val="00DE13FF"/>
    <w:rsid w:val="00DE2598"/>
    <w:rsid w:val="00DE2A7A"/>
    <w:rsid w:val="00DE303B"/>
    <w:rsid w:val="00DE3181"/>
    <w:rsid w:val="00DE5690"/>
    <w:rsid w:val="00DE6AC5"/>
    <w:rsid w:val="00DE7371"/>
    <w:rsid w:val="00DE7660"/>
    <w:rsid w:val="00DE7ADB"/>
    <w:rsid w:val="00DF003C"/>
    <w:rsid w:val="00DF0963"/>
    <w:rsid w:val="00DF1875"/>
    <w:rsid w:val="00DF2273"/>
    <w:rsid w:val="00DF3725"/>
    <w:rsid w:val="00DF42CB"/>
    <w:rsid w:val="00DF43B8"/>
    <w:rsid w:val="00DF4843"/>
    <w:rsid w:val="00DF5096"/>
    <w:rsid w:val="00DF57B3"/>
    <w:rsid w:val="00DF705D"/>
    <w:rsid w:val="00DF716A"/>
    <w:rsid w:val="00DF7874"/>
    <w:rsid w:val="00E00202"/>
    <w:rsid w:val="00E00AF0"/>
    <w:rsid w:val="00E0115A"/>
    <w:rsid w:val="00E01CB9"/>
    <w:rsid w:val="00E02F7E"/>
    <w:rsid w:val="00E033DD"/>
    <w:rsid w:val="00E04671"/>
    <w:rsid w:val="00E047A3"/>
    <w:rsid w:val="00E0510C"/>
    <w:rsid w:val="00E05536"/>
    <w:rsid w:val="00E05933"/>
    <w:rsid w:val="00E05D34"/>
    <w:rsid w:val="00E070CE"/>
    <w:rsid w:val="00E07E53"/>
    <w:rsid w:val="00E11759"/>
    <w:rsid w:val="00E12A0E"/>
    <w:rsid w:val="00E12F5F"/>
    <w:rsid w:val="00E1327D"/>
    <w:rsid w:val="00E136E0"/>
    <w:rsid w:val="00E14793"/>
    <w:rsid w:val="00E16EC8"/>
    <w:rsid w:val="00E17128"/>
    <w:rsid w:val="00E177CA"/>
    <w:rsid w:val="00E1798E"/>
    <w:rsid w:val="00E2013C"/>
    <w:rsid w:val="00E2034B"/>
    <w:rsid w:val="00E204D1"/>
    <w:rsid w:val="00E20678"/>
    <w:rsid w:val="00E20A38"/>
    <w:rsid w:val="00E20EA8"/>
    <w:rsid w:val="00E212FB"/>
    <w:rsid w:val="00E21DC8"/>
    <w:rsid w:val="00E228DA"/>
    <w:rsid w:val="00E2311A"/>
    <w:rsid w:val="00E23CD0"/>
    <w:rsid w:val="00E23F4C"/>
    <w:rsid w:val="00E25141"/>
    <w:rsid w:val="00E26DA9"/>
    <w:rsid w:val="00E272E5"/>
    <w:rsid w:val="00E302B7"/>
    <w:rsid w:val="00E30D84"/>
    <w:rsid w:val="00E32059"/>
    <w:rsid w:val="00E320B7"/>
    <w:rsid w:val="00E32DCD"/>
    <w:rsid w:val="00E33101"/>
    <w:rsid w:val="00E33B9D"/>
    <w:rsid w:val="00E343AE"/>
    <w:rsid w:val="00E3458F"/>
    <w:rsid w:val="00E3517A"/>
    <w:rsid w:val="00E35C4D"/>
    <w:rsid w:val="00E36BE8"/>
    <w:rsid w:val="00E36D99"/>
    <w:rsid w:val="00E379BE"/>
    <w:rsid w:val="00E4067B"/>
    <w:rsid w:val="00E40C0D"/>
    <w:rsid w:val="00E41AB4"/>
    <w:rsid w:val="00E420DD"/>
    <w:rsid w:val="00E4514C"/>
    <w:rsid w:val="00E45942"/>
    <w:rsid w:val="00E478FE"/>
    <w:rsid w:val="00E50382"/>
    <w:rsid w:val="00E50C5B"/>
    <w:rsid w:val="00E50DD7"/>
    <w:rsid w:val="00E52133"/>
    <w:rsid w:val="00E522E7"/>
    <w:rsid w:val="00E52F25"/>
    <w:rsid w:val="00E54572"/>
    <w:rsid w:val="00E545C3"/>
    <w:rsid w:val="00E55DA0"/>
    <w:rsid w:val="00E562DE"/>
    <w:rsid w:val="00E57202"/>
    <w:rsid w:val="00E57D90"/>
    <w:rsid w:val="00E616E0"/>
    <w:rsid w:val="00E61767"/>
    <w:rsid w:val="00E61C1D"/>
    <w:rsid w:val="00E620BD"/>
    <w:rsid w:val="00E62D61"/>
    <w:rsid w:val="00E63198"/>
    <w:rsid w:val="00E634B8"/>
    <w:rsid w:val="00E64BC8"/>
    <w:rsid w:val="00E664A6"/>
    <w:rsid w:val="00E665BF"/>
    <w:rsid w:val="00E669F3"/>
    <w:rsid w:val="00E67AC5"/>
    <w:rsid w:val="00E67CBB"/>
    <w:rsid w:val="00E712C1"/>
    <w:rsid w:val="00E715A1"/>
    <w:rsid w:val="00E720D2"/>
    <w:rsid w:val="00E7250C"/>
    <w:rsid w:val="00E727E5"/>
    <w:rsid w:val="00E728C6"/>
    <w:rsid w:val="00E73290"/>
    <w:rsid w:val="00E73DB3"/>
    <w:rsid w:val="00E740F2"/>
    <w:rsid w:val="00E74FF7"/>
    <w:rsid w:val="00E75534"/>
    <w:rsid w:val="00E7760C"/>
    <w:rsid w:val="00E77860"/>
    <w:rsid w:val="00E8089A"/>
    <w:rsid w:val="00E810C2"/>
    <w:rsid w:val="00E8178C"/>
    <w:rsid w:val="00E82CA5"/>
    <w:rsid w:val="00E834AF"/>
    <w:rsid w:val="00E864BA"/>
    <w:rsid w:val="00E867F4"/>
    <w:rsid w:val="00E8697E"/>
    <w:rsid w:val="00E8722C"/>
    <w:rsid w:val="00E90974"/>
    <w:rsid w:val="00E918AD"/>
    <w:rsid w:val="00E93616"/>
    <w:rsid w:val="00E93934"/>
    <w:rsid w:val="00E93CB1"/>
    <w:rsid w:val="00E93D62"/>
    <w:rsid w:val="00E93DBE"/>
    <w:rsid w:val="00E954A8"/>
    <w:rsid w:val="00E95DED"/>
    <w:rsid w:val="00E95F59"/>
    <w:rsid w:val="00E975EF"/>
    <w:rsid w:val="00EA0C75"/>
    <w:rsid w:val="00EA0C7B"/>
    <w:rsid w:val="00EA143F"/>
    <w:rsid w:val="00EA225C"/>
    <w:rsid w:val="00EA23DF"/>
    <w:rsid w:val="00EA2BEB"/>
    <w:rsid w:val="00EA3866"/>
    <w:rsid w:val="00EA454A"/>
    <w:rsid w:val="00EA47DF"/>
    <w:rsid w:val="00EA4974"/>
    <w:rsid w:val="00EA62B1"/>
    <w:rsid w:val="00EA7EE9"/>
    <w:rsid w:val="00EB1B93"/>
    <w:rsid w:val="00EB28B1"/>
    <w:rsid w:val="00EB3AED"/>
    <w:rsid w:val="00EB418E"/>
    <w:rsid w:val="00EB5C31"/>
    <w:rsid w:val="00EB62B8"/>
    <w:rsid w:val="00EB73FE"/>
    <w:rsid w:val="00EC10D9"/>
    <w:rsid w:val="00EC1D5C"/>
    <w:rsid w:val="00EC456D"/>
    <w:rsid w:val="00EC4CC3"/>
    <w:rsid w:val="00EC4FED"/>
    <w:rsid w:val="00EC5254"/>
    <w:rsid w:val="00EC5C3F"/>
    <w:rsid w:val="00EC6E3C"/>
    <w:rsid w:val="00EC72E3"/>
    <w:rsid w:val="00EC7CF1"/>
    <w:rsid w:val="00ED1C92"/>
    <w:rsid w:val="00ED2D0C"/>
    <w:rsid w:val="00ED3E5C"/>
    <w:rsid w:val="00ED49D4"/>
    <w:rsid w:val="00ED5BBF"/>
    <w:rsid w:val="00ED6209"/>
    <w:rsid w:val="00ED6614"/>
    <w:rsid w:val="00ED7B6A"/>
    <w:rsid w:val="00EE040B"/>
    <w:rsid w:val="00EE1CD5"/>
    <w:rsid w:val="00EE44DC"/>
    <w:rsid w:val="00EE4865"/>
    <w:rsid w:val="00EE59A8"/>
    <w:rsid w:val="00EE7159"/>
    <w:rsid w:val="00EF1788"/>
    <w:rsid w:val="00EF2750"/>
    <w:rsid w:val="00EF2938"/>
    <w:rsid w:val="00EF51DD"/>
    <w:rsid w:val="00EF5E36"/>
    <w:rsid w:val="00EF6507"/>
    <w:rsid w:val="00EF665E"/>
    <w:rsid w:val="00EF68AF"/>
    <w:rsid w:val="00EF6C0F"/>
    <w:rsid w:val="00EF7A88"/>
    <w:rsid w:val="00F0062F"/>
    <w:rsid w:val="00F00BDC"/>
    <w:rsid w:val="00F01FB2"/>
    <w:rsid w:val="00F0240B"/>
    <w:rsid w:val="00F027CD"/>
    <w:rsid w:val="00F05014"/>
    <w:rsid w:val="00F0538F"/>
    <w:rsid w:val="00F103E8"/>
    <w:rsid w:val="00F1044A"/>
    <w:rsid w:val="00F10587"/>
    <w:rsid w:val="00F1175D"/>
    <w:rsid w:val="00F11CFB"/>
    <w:rsid w:val="00F11E08"/>
    <w:rsid w:val="00F14620"/>
    <w:rsid w:val="00F14649"/>
    <w:rsid w:val="00F14715"/>
    <w:rsid w:val="00F149D9"/>
    <w:rsid w:val="00F14F0D"/>
    <w:rsid w:val="00F15B62"/>
    <w:rsid w:val="00F16D27"/>
    <w:rsid w:val="00F17027"/>
    <w:rsid w:val="00F17353"/>
    <w:rsid w:val="00F17457"/>
    <w:rsid w:val="00F204F8"/>
    <w:rsid w:val="00F21078"/>
    <w:rsid w:val="00F21608"/>
    <w:rsid w:val="00F22576"/>
    <w:rsid w:val="00F23B1C"/>
    <w:rsid w:val="00F23BA4"/>
    <w:rsid w:val="00F23E1B"/>
    <w:rsid w:val="00F24380"/>
    <w:rsid w:val="00F248AE"/>
    <w:rsid w:val="00F25C49"/>
    <w:rsid w:val="00F25E5F"/>
    <w:rsid w:val="00F264EF"/>
    <w:rsid w:val="00F27EC4"/>
    <w:rsid w:val="00F31123"/>
    <w:rsid w:val="00F311DF"/>
    <w:rsid w:val="00F31447"/>
    <w:rsid w:val="00F3149C"/>
    <w:rsid w:val="00F317F7"/>
    <w:rsid w:val="00F32608"/>
    <w:rsid w:val="00F329A5"/>
    <w:rsid w:val="00F32A36"/>
    <w:rsid w:val="00F33FB1"/>
    <w:rsid w:val="00F345CF"/>
    <w:rsid w:val="00F34895"/>
    <w:rsid w:val="00F34A55"/>
    <w:rsid w:val="00F37D87"/>
    <w:rsid w:val="00F406D8"/>
    <w:rsid w:val="00F41927"/>
    <w:rsid w:val="00F420F7"/>
    <w:rsid w:val="00F42B4C"/>
    <w:rsid w:val="00F42C49"/>
    <w:rsid w:val="00F43335"/>
    <w:rsid w:val="00F43A2D"/>
    <w:rsid w:val="00F451B3"/>
    <w:rsid w:val="00F45E6B"/>
    <w:rsid w:val="00F4621E"/>
    <w:rsid w:val="00F4693E"/>
    <w:rsid w:val="00F46F14"/>
    <w:rsid w:val="00F4702F"/>
    <w:rsid w:val="00F476FD"/>
    <w:rsid w:val="00F50775"/>
    <w:rsid w:val="00F51F5D"/>
    <w:rsid w:val="00F52C9E"/>
    <w:rsid w:val="00F5512C"/>
    <w:rsid w:val="00F560B9"/>
    <w:rsid w:val="00F56F4B"/>
    <w:rsid w:val="00F5758F"/>
    <w:rsid w:val="00F60FD6"/>
    <w:rsid w:val="00F62619"/>
    <w:rsid w:val="00F62C34"/>
    <w:rsid w:val="00F62D36"/>
    <w:rsid w:val="00F63BD4"/>
    <w:rsid w:val="00F64085"/>
    <w:rsid w:val="00F64650"/>
    <w:rsid w:val="00F656D2"/>
    <w:rsid w:val="00F65B55"/>
    <w:rsid w:val="00F66415"/>
    <w:rsid w:val="00F67B43"/>
    <w:rsid w:val="00F67EE4"/>
    <w:rsid w:val="00F70346"/>
    <w:rsid w:val="00F70480"/>
    <w:rsid w:val="00F70578"/>
    <w:rsid w:val="00F70774"/>
    <w:rsid w:val="00F70861"/>
    <w:rsid w:val="00F70C32"/>
    <w:rsid w:val="00F720C4"/>
    <w:rsid w:val="00F7257F"/>
    <w:rsid w:val="00F72630"/>
    <w:rsid w:val="00F72BD0"/>
    <w:rsid w:val="00F73D50"/>
    <w:rsid w:val="00F7733A"/>
    <w:rsid w:val="00F80702"/>
    <w:rsid w:val="00F80B98"/>
    <w:rsid w:val="00F82ED2"/>
    <w:rsid w:val="00F8442A"/>
    <w:rsid w:val="00F85096"/>
    <w:rsid w:val="00F859F0"/>
    <w:rsid w:val="00F86352"/>
    <w:rsid w:val="00F86A22"/>
    <w:rsid w:val="00F87F2B"/>
    <w:rsid w:val="00F91D10"/>
    <w:rsid w:val="00F91D6B"/>
    <w:rsid w:val="00F9282E"/>
    <w:rsid w:val="00F93B1E"/>
    <w:rsid w:val="00F93CA6"/>
    <w:rsid w:val="00F94899"/>
    <w:rsid w:val="00F95D19"/>
    <w:rsid w:val="00F965A4"/>
    <w:rsid w:val="00F96C49"/>
    <w:rsid w:val="00FA1146"/>
    <w:rsid w:val="00FA3193"/>
    <w:rsid w:val="00FA34D6"/>
    <w:rsid w:val="00FA3F47"/>
    <w:rsid w:val="00FA490A"/>
    <w:rsid w:val="00FA4C5C"/>
    <w:rsid w:val="00FA53B6"/>
    <w:rsid w:val="00FA5CF1"/>
    <w:rsid w:val="00FA5D17"/>
    <w:rsid w:val="00FA66C6"/>
    <w:rsid w:val="00FA67BD"/>
    <w:rsid w:val="00FA6EC7"/>
    <w:rsid w:val="00FA72FF"/>
    <w:rsid w:val="00FB0D72"/>
    <w:rsid w:val="00FB186C"/>
    <w:rsid w:val="00FB18EC"/>
    <w:rsid w:val="00FB1AC8"/>
    <w:rsid w:val="00FB2135"/>
    <w:rsid w:val="00FB2DE1"/>
    <w:rsid w:val="00FB48A2"/>
    <w:rsid w:val="00FB4BB8"/>
    <w:rsid w:val="00FB57D8"/>
    <w:rsid w:val="00FB7A54"/>
    <w:rsid w:val="00FB7CF7"/>
    <w:rsid w:val="00FC3B3F"/>
    <w:rsid w:val="00FC5110"/>
    <w:rsid w:val="00FC5814"/>
    <w:rsid w:val="00FC58BE"/>
    <w:rsid w:val="00FC60E4"/>
    <w:rsid w:val="00FC7841"/>
    <w:rsid w:val="00FC7916"/>
    <w:rsid w:val="00FC7BB9"/>
    <w:rsid w:val="00FC7CF2"/>
    <w:rsid w:val="00FD20F7"/>
    <w:rsid w:val="00FD4029"/>
    <w:rsid w:val="00FD5F2C"/>
    <w:rsid w:val="00FD6CBA"/>
    <w:rsid w:val="00FE032B"/>
    <w:rsid w:val="00FE0A57"/>
    <w:rsid w:val="00FE0C83"/>
    <w:rsid w:val="00FE5CA7"/>
    <w:rsid w:val="00FE6077"/>
    <w:rsid w:val="00FE697C"/>
    <w:rsid w:val="00FF0567"/>
    <w:rsid w:val="00FF1385"/>
    <w:rsid w:val="00FF13D9"/>
    <w:rsid w:val="00FF2DD6"/>
    <w:rsid w:val="00FF326B"/>
    <w:rsid w:val="00FF3663"/>
    <w:rsid w:val="00FF3BC3"/>
    <w:rsid w:val="00FF5142"/>
    <w:rsid w:val="00FF5786"/>
    <w:rsid w:val="00FF5BC0"/>
    <w:rsid w:val="00FF746B"/>
    <w:rsid w:val="00FF764F"/>
    <w:rsid w:val="010205CE"/>
    <w:rsid w:val="027155B8"/>
    <w:rsid w:val="02C35BEB"/>
    <w:rsid w:val="033C49A3"/>
    <w:rsid w:val="03C66C74"/>
    <w:rsid w:val="040C3030"/>
    <w:rsid w:val="04C90AF1"/>
    <w:rsid w:val="051947C9"/>
    <w:rsid w:val="06491CC4"/>
    <w:rsid w:val="07712515"/>
    <w:rsid w:val="08824DF0"/>
    <w:rsid w:val="08DA3F63"/>
    <w:rsid w:val="08F6655F"/>
    <w:rsid w:val="099A5AE9"/>
    <w:rsid w:val="09B00514"/>
    <w:rsid w:val="0A056C91"/>
    <w:rsid w:val="0A0C3321"/>
    <w:rsid w:val="0A380BDE"/>
    <w:rsid w:val="0A5151D8"/>
    <w:rsid w:val="0ADB1399"/>
    <w:rsid w:val="0AEA2F37"/>
    <w:rsid w:val="0BAA1066"/>
    <w:rsid w:val="0BBE214C"/>
    <w:rsid w:val="0C7B6BA6"/>
    <w:rsid w:val="0DA44776"/>
    <w:rsid w:val="0E580D2B"/>
    <w:rsid w:val="0EC13A7F"/>
    <w:rsid w:val="0EDE6FF7"/>
    <w:rsid w:val="0EEF37E3"/>
    <w:rsid w:val="0F9A5182"/>
    <w:rsid w:val="0FA708D2"/>
    <w:rsid w:val="101E7E9E"/>
    <w:rsid w:val="110F48A2"/>
    <w:rsid w:val="12DC130A"/>
    <w:rsid w:val="13961EAE"/>
    <w:rsid w:val="13C2599E"/>
    <w:rsid w:val="13CC096A"/>
    <w:rsid w:val="145F3A82"/>
    <w:rsid w:val="14CE3383"/>
    <w:rsid w:val="15450C32"/>
    <w:rsid w:val="15780540"/>
    <w:rsid w:val="15A22D8C"/>
    <w:rsid w:val="16A13043"/>
    <w:rsid w:val="171807DB"/>
    <w:rsid w:val="175D2C65"/>
    <w:rsid w:val="183022DF"/>
    <w:rsid w:val="18C178D0"/>
    <w:rsid w:val="18C75D35"/>
    <w:rsid w:val="19690451"/>
    <w:rsid w:val="19916E89"/>
    <w:rsid w:val="1A766595"/>
    <w:rsid w:val="1B407C4B"/>
    <w:rsid w:val="1D1C67C2"/>
    <w:rsid w:val="1DBA2C3C"/>
    <w:rsid w:val="20280097"/>
    <w:rsid w:val="20682C38"/>
    <w:rsid w:val="21374F21"/>
    <w:rsid w:val="21836286"/>
    <w:rsid w:val="226D2F79"/>
    <w:rsid w:val="22A56C55"/>
    <w:rsid w:val="23D27EF1"/>
    <w:rsid w:val="23FC30ED"/>
    <w:rsid w:val="24480FA2"/>
    <w:rsid w:val="249D355D"/>
    <w:rsid w:val="25C60661"/>
    <w:rsid w:val="25E77ECC"/>
    <w:rsid w:val="267A29D7"/>
    <w:rsid w:val="26890DA9"/>
    <w:rsid w:val="27D03788"/>
    <w:rsid w:val="27FA3405"/>
    <w:rsid w:val="281713B7"/>
    <w:rsid w:val="28D0421C"/>
    <w:rsid w:val="28EA20EF"/>
    <w:rsid w:val="29377CD4"/>
    <w:rsid w:val="293930CC"/>
    <w:rsid w:val="2939710B"/>
    <w:rsid w:val="297533B7"/>
    <w:rsid w:val="29A273A6"/>
    <w:rsid w:val="2B5C5333"/>
    <w:rsid w:val="2B7E28BD"/>
    <w:rsid w:val="2BD03982"/>
    <w:rsid w:val="2BE77953"/>
    <w:rsid w:val="2C0303A2"/>
    <w:rsid w:val="2C836995"/>
    <w:rsid w:val="2CA87322"/>
    <w:rsid w:val="2DA5652A"/>
    <w:rsid w:val="2E4C0D03"/>
    <w:rsid w:val="2FA4138C"/>
    <w:rsid w:val="309A1EA2"/>
    <w:rsid w:val="313C59EB"/>
    <w:rsid w:val="33120B66"/>
    <w:rsid w:val="34CB6E47"/>
    <w:rsid w:val="34CE043C"/>
    <w:rsid w:val="352744E3"/>
    <w:rsid w:val="35337F82"/>
    <w:rsid w:val="36050C7D"/>
    <w:rsid w:val="36857DCB"/>
    <w:rsid w:val="36B91A9C"/>
    <w:rsid w:val="36E1578D"/>
    <w:rsid w:val="37953B5B"/>
    <w:rsid w:val="37BF6A98"/>
    <w:rsid w:val="38807E5C"/>
    <w:rsid w:val="39824DC8"/>
    <w:rsid w:val="3995209A"/>
    <w:rsid w:val="39F94DC1"/>
    <w:rsid w:val="3ABD22AA"/>
    <w:rsid w:val="3AFC5A18"/>
    <w:rsid w:val="3B783AC3"/>
    <w:rsid w:val="3BDD7236"/>
    <w:rsid w:val="3BF963C8"/>
    <w:rsid w:val="3BFD7B1D"/>
    <w:rsid w:val="3C052954"/>
    <w:rsid w:val="3C203974"/>
    <w:rsid w:val="3CD6452B"/>
    <w:rsid w:val="3F674671"/>
    <w:rsid w:val="40435B44"/>
    <w:rsid w:val="41757548"/>
    <w:rsid w:val="42254279"/>
    <w:rsid w:val="42C27C79"/>
    <w:rsid w:val="43625650"/>
    <w:rsid w:val="43A50841"/>
    <w:rsid w:val="43D11FAC"/>
    <w:rsid w:val="45A73923"/>
    <w:rsid w:val="460F6867"/>
    <w:rsid w:val="46EC3837"/>
    <w:rsid w:val="46F27050"/>
    <w:rsid w:val="482C4EEC"/>
    <w:rsid w:val="48643D4D"/>
    <w:rsid w:val="48AB217B"/>
    <w:rsid w:val="48B77E2C"/>
    <w:rsid w:val="4AE9371E"/>
    <w:rsid w:val="4AF55130"/>
    <w:rsid w:val="4B5D2CD5"/>
    <w:rsid w:val="4B785A5A"/>
    <w:rsid w:val="4BA44460"/>
    <w:rsid w:val="4BDF0505"/>
    <w:rsid w:val="4C1C66ED"/>
    <w:rsid w:val="4C7E5F5E"/>
    <w:rsid w:val="4D5670A4"/>
    <w:rsid w:val="4DA13154"/>
    <w:rsid w:val="4EFE20DA"/>
    <w:rsid w:val="4F623733"/>
    <w:rsid w:val="4F9A31BC"/>
    <w:rsid w:val="50175354"/>
    <w:rsid w:val="509C7DFC"/>
    <w:rsid w:val="5183249D"/>
    <w:rsid w:val="52861626"/>
    <w:rsid w:val="5312326A"/>
    <w:rsid w:val="532F6D06"/>
    <w:rsid w:val="53610D17"/>
    <w:rsid w:val="537D2167"/>
    <w:rsid w:val="540E7263"/>
    <w:rsid w:val="544065AC"/>
    <w:rsid w:val="548F0187"/>
    <w:rsid w:val="558E2409"/>
    <w:rsid w:val="55DA040A"/>
    <w:rsid w:val="564D42FC"/>
    <w:rsid w:val="56B658AE"/>
    <w:rsid w:val="56C137BA"/>
    <w:rsid w:val="58ED5699"/>
    <w:rsid w:val="59173A0B"/>
    <w:rsid w:val="59206EAD"/>
    <w:rsid w:val="59E92304"/>
    <w:rsid w:val="5A985AD8"/>
    <w:rsid w:val="5ADA36B8"/>
    <w:rsid w:val="5AE20B01"/>
    <w:rsid w:val="5B1553A6"/>
    <w:rsid w:val="5B687259"/>
    <w:rsid w:val="5C3B496D"/>
    <w:rsid w:val="5CEA3EA6"/>
    <w:rsid w:val="5D5642DA"/>
    <w:rsid w:val="5D853FF9"/>
    <w:rsid w:val="5D873005"/>
    <w:rsid w:val="5DA771B1"/>
    <w:rsid w:val="5DBB4A3B"/>
    <w:rsid w:val="5E0F3FDD"/>
    <w:rsid w:val="5EA351BC"/>
    <w:rsid w:val="5ECD25F3"/>
    <w:rsid w:val="60651387"/>
    <w:rsid w:val="60B43FC2"/>
    <w:rsid w:val="616331BF"/>
    <w:rsid w:val="617908F2"/>
    <w:rsid w:val="635B5239"/>
    <w:rsid w:val="63E10CD8"/>
    <w:rsid w:val="64A532CB"/>
    <w:rsid w:val="65692B73"/>
    <w:rsid w:val="665A4684"/>
    <w:rsid w:val="66D54E4A"/>
    <w:rsid w:val="671808F2"/>
    <w:rsid w:val="677D7A2C"/>
    <w:rsid w:val="68A30320"/>
    <w:rsid w:val="68A66D3E"/>
    <w:rsid w:val="68C52485"/>
    <w:rsid w:val="69982B69"/>
    <w:rsid w:val="6A27126D"/>
    <w:rsid w:val="6A2D681E"/>
    <w:rsid w:val="6A767A6B"/>
    <w:rsid w:val="6A8B4D69"/>
    <w:rsid w:val="6AE6019A"/>
    <w:rsid w:val="6B714002"/>
    <w:rsid w:val="6C4E30C5"/>
    <w:rsid w:val="6C563A78"/>
    <w:rsid w:val="6C961BE6"/>
    <w:rsid w:val="6CC55DF4"/>
    <w:rsid w:val="6D24486A"/>
    <w:rsid w:val="6DA8707A"/>
    <w:rsid w:val="6F241291"/>
    <w:rsid w:val="6F8F4715"/>
    <w:rsid w:val="6FBC6B6E"/>
    <w:rsid w:val="6FCB7C9A"/>
    <w:rsid w:val="707C4602"/>
    <w:rsid w:val="70E60FFB"/>
    <w:rsid w:val="710D1134"/>
    <w:rsid w:val="71797995"/>
    <w:rsid w:val="71BE3A88"/>
    <w:rsid w:val="71D3591B"/>
    <w:rsid w:val="71EC42E8"/>
    <w:rsid w:val="722142F4"/>
    <w:rsid w:val="725F130A"/>
    <w:rsid w:val="72CF7CED"/>
    <w:rsid w:val="733F6699"/>
    <w:rsid w:val="73A505E0"/>
    <w:rsid w:val="74D15A17"/>
    <w:rsid w:val="74F82FA3"/>
    <w:rsid w:val="75192723"/>
    <w:rsid w:val="7581743D"/>
    <w:rsid w:val="75AF1C67"/>
    <w:rsid w:val="775717BD"/>
    <w:rsid w:val="775D2C9B"/>
    <w:rsid w:val="776145B3"/>
    <w:rsid w:val="784429DB"/>
    <w:rsid w:val="78594C20"/>
    <w:rsid w:val="78673F79"/>
    <w:rsid w:val="786D0583"/>
    <w:rsid w:val="79494343"/>
    <w:rsid w:val="79ED31B9"/>
    <w:rsid w:val="7AAD7A99"/>
    <w:rsid w:val="7AEE7323"/>
    <w:rsid w:val="7B231E4D"/>
    <w:rsid w:val="7B347349"/>
    <w:rsid w:val="7B704049"/>
    <w:rsid w:val="7D496A92"/>
    <w:rsid w:val="7D974D3C"/>
    <w:rsid w:val="7E9A50CB"/>
    <w:rsid w:val="7F877B32"/>
    <w:rsid w:val="7FF21B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fillcolor="white">
      <v:fill color="white"/>
    </o:shapedefaults>
    <o:shapelayout v:ext="edit">
      <o:idmap v:ext="edit" data="2"/>
    </o:shapelayout>
  </w:shapeDefaults>
  <w:decimalSymbol w:val="."/>
  <w:listSeparator w:val=","/>
  <w14:docId w14:val="449C889A"/>
  <w15:chartTrackingRefBased/>
  <w15:docId w15:val="{078AC98F-96B5-457F-A06F-493A1C4A4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annotation text" w:qFormat="1"/>
    <w:lsdException w:name="header"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uiPriority="1" w:unhideWhenUsed="1"/>
    <w:lsdException w:name="Subtitle"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B0753"/>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character" w:customStyle="1" w:styleId="a4">
    <w:name w:val="批注文字 字符"/>
    <w:link w:val="a3"/>
    <w:rPr>
      <w:kern w:val="2"/>
      <w:sz w:val="21"/>
      <w:szCs w:val="24"/>
    </w:rPr>
  </w:style>
  <w:style w:type="paragraph" w:styleId="a5">
    <w:name w:val="Balloon Text"/>
    <w:basedOn w:val="a"/>
    <w:link w:val="a6"/>
    <w:rPr>
      <w:sz w:val="18"/>
      <w:szCs w:val="18"/>
    </w:rPr>
  </w:style>
  <w:style w:type="character" w:customStyle="1" w:styleId="a6">
    <w:name w:val="批注框文本 字符"/>
    <w:link w:val="a5"/>
    <w:rPr>
      <w:kern w:val="2"/>
      <w:sz w:val="18"/>
      <w:szCs w:val="18"/>
    </w:rPr>
  </w:style>
  <w:style w:type="paragraph" w:styleId="a7">
    <w:name w:val="footer"/>
    <w:basedOn w:val="a"/>
    <w:link w:val="a8"/>
    <w:qFormat/>
    <w:pPr>
      <w:tabs>
        <w:tab w:val="center" w:pos="4153"/>
        <w:tab w:val="right" w:pos="8306"/>
      </w:tabs>
      <w:snapToGrid w:val="0"/>
      <w:jc w:val="left"/>
    </w:pPr>
    <w:rPr>
      <w:sz w:val="18"/>
      <w:szCs w:val="18"/>
    </w:rPr>
  </w:style>
  <w:style w:type="character" w:customStyle="1" w:styleId="a8">
    <w:name w:val="页脚 字符"/>
    <w:link w:val="a7"/>
    <w:qFormat/>
    <w:rPr>
      <w:kern w:val="2"/>
      <w:sz w:val="18"/>
      <w:szCs w:val="18"/>
    </w:rPr>
  </w:style>
  <w:style w:type="paragraph" w:styleId="a9">
    <w:name w:val="header"/>
    <w:basedOn w:val="a"/>
    <w:qFormat/>
    <w:pPr>
      <w:pBdr>
        <w:bottom w:val="single" w:sz="6" w:space="1" w:color="auto"/>
      </w:pBdr>
      <w:tabs>
        <w:tab w:val="center" w:pos="4153"/>
        <w:tab w:val="right" w:pos="8306"/>
      </w:tabs>
      <w:snapToGrid w:val="0"/>
      <w:jc w:val="center"/>
    </w:pPr>
    <w:rPr>
      <w:sz w:val="18"/>
      <w:szCs w:val="20"/>
    </w:rPr>
  </w:style>
  <w:style w:type="paragraph" w:styleId="aa">
    <w:name w:val="footnote text"/>
    <w:qFormat/>
    <w:pPr>
      <w:widowControl w:val="0"/>
      <w:snapToGrid w:val="0"/>
      <w:spacing w:line="240" w:lineRule="atLeast"/>
      <w:jc w:val="both"/>
    </w:pPr>
    <w:rPr>
      <w:kern w:val="2"/>
      <w:sz w:val="18"/>
      <w:szCs w:val="18"/>
    </w:rPr>
  </w:style>
  <w:style w:type="paragraph" w:styleId="ab">
    <w:name w:val="annotation subject"/>
    <w:basedOn w:val="a3"/>
    <w:next w:val="a3"/>
    <w:link w:val="ac"/>
    <w:rPr>
      <w:b/>
      <w:bCs/>
    </w:rPr>
  </w:style>
  <w:style w:type="character" w:customStyle="1" w:styleId="ac">
    <w:name w:val="批注主题 字符"/>
    <w:link w:val="ab"/>
    <w:rPr>
      <w:b/>
      <w:bCs/>
      <w:kern w:val="2"/>
      <w:sz w:val="21"/>
      <w:szCs w:val="24"/>
    </w:rPr>
  </w:style>
  <w:style w:type="table" w:styleId="ad">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qFormat/>
  </w:style>
  <w:style w:type="character" w:styleId="af">
    <w:name w:val="Hyperlink"/>
    <w:rPr>
      <w:color w:val="0026E5"/>
      <w:u w:val="single"/>
    </w:rPr>
  </w:style>
  <w:style w:type="character" w:styleId="af0">
    <w:name w:val="annotation reference"/>
    <w:qFormat/>
    <w:rPr>
      <w:sz w:val="21"/>
      <w:szCs w:val="21"/>
    </w:rPr>
  </w:style>
  <w:style w:type="character" w:styleId="af1">
    <w:name w:val="Placeholder Text"/>
    <w:uiPriority w:val="99"/>
    <w:unhideWhenUsed/>
    <w:qFormat/>
    <w:rPr>
      <w:color w:val="666666"/>
    </w:rPr>
  </w:style>
  <w:style w:type="paragraph" w:styleId="af2">
    <w:name w:val="List Paragraph"/>
    <w:basedOn w:val="a"/>
    <w:uiPriority w:val="99"/>
    <w:qFormat/>
    <w:pPr>
      <w:ind w:firstLineChars="134" w:firstLine="281"/>
      <w:jc w:val="center"/>
    </w:pPr>
  </w:style>
  <w:style w:type="character" w:customStyle="1" w:styleId="MTEquationSection">
    <w:name w:val="MTEquationSection"/>
    <w:qFormat/>
    <w:rPr>
      <w:rFonts w:ascii="黑体" w:eastAsia="黑体"/>
      <w:vanish/>
      <w:color w:val="FF0000"/>
    </w:rPr>
  </w:style>
  <w:style w:type="paragraph" w:customStyle="1" w:styleId="fomalleft">
    <w:name w:val="fomal_left"/>
    <w:basedOn w:val="a"/>
    <w:next w:val="a"/>
    <w:qFormat/>
    <w:pPr>
      <w:tabs>
        <w:tab w:val="center" w:pos="1357"/>
        <w:tab w:val="right" w:pos="2148"/>
      </w:tabs>
    </w:pPr>
    <w:rPr>
      <w:rFonts w:ascii="黑体" w:eastAsia="黑体"/>
      <w:shd w:val="clear" w:color="auto" w:fill="FFFFFF"/>
    </w:rPr>
  </w:style>
  <w:style w:type="paragraph" w:customStyle="1" w:styleId="formal">
    <w:name w:val="formal"/>
    <w:basedOn w:val="a"/>
    <w:next w:val="a"/>
    <w:qFormat/>
    <w:pPr>
      <w:tabs>
        <w:tab w:val="center" w:pos="3780"/>
        <w:tab w:val="right" w:pos="7560"/>
      </w:tabs>
      <w:ind w:firstLine="420"/>
      <w:jc w:val="left"/>
    </w:pPr>
    <w:rPr>
      <w:rFonts w:ascii="宋体" w:hAnsi="宋体"/>
      <w:sz w:val="24"/>
    </w:rPr>
  </w:style>
  <w:style w:type="paragraph" w:customStyle="1" w:styleId="af3">
    <w:name w:val="作者简介："/>
    <w:qFormat/>
    <w:pPr>
      <w:widowControl w:val="0"/>
      <w:snapToGrid w:val="0"/>
      <w:spacing w:line="240" w:lineRule="atLeast"/>
      <w:jc w:val="both"/>
    </w:pPr>
    <w:rPr>
      <w:rFonts w:eastAsia="黑体"/>
      <w:sz w:val="18"/>
      <w:szCs w:val="18"/>
    </w:rPr>
  </w:style>
  <w:style w:type="paragraph" w:styleId="af4">
    <w:name w:val="Normal (Web)"/>
    <w:basedOn w:val="a"/>
    <w:uiPriority w:val="99"/>
    <w:unhideWhenUsed/>
    <w:rsid w:val="006714D2"/>
    <w:pPr>
      <w:widowControl/>
      <w:spacing w:before="100" w:beforeAutospacing="1" w:after="100" w:afterAutospacing="1"/>
      <w:jc w:val="left"/>
    </w:pPr>
    <w:rPr>
      <w:rFonts w:ascii="宋体" w:hAnsi="宋体" w:cs="宋体"/>
      <w:kern w:val="0"/>
      <w:sz w:val="24"/>
    </w:rPr>
  </w:style>
  <w:style w:type="paragraph" w:customStyle="1" w:styleId="MTDisplayEquation">
    <w:name w:val="MTDisplayEquation"/>
    <w:basedOn w:val="a"/>
    <w:next w:val="a"/>
    <w:link w:val="MTDisplayEquation0"/>
    <w:rsid w:val="00FF746B"/>
    <w:pPr>
      <w:tabs>
        <w:tab w:val="center" w:pos="2200"/>
        <w:tab w:val="right" w:pos="4400"/>
      </w:tabs>
      <w:spacing w:beforeLines="50" w:before="156" w:afterLines="50" w:after="156"/>
      <w:jc w:val="center"/>
    </w:pPr>
  </w:style>
  <w:style w:type="character" w:customStyle="1" w:styleId="MTDisplayEquation0">
    <w:name w:val="MTDisplayEquation 字符"/>
    <w:basedOn w:val="a0"/>
    <w:link w:val="MTDisplayEquation"/>
    <w:rsid w:val="00FF746B"/>
    <w:rPr>
      <w:kern w:val="2"/>
      <w:sz w:val="21"/>
      <w:szCs w:val="24"/>
    </w:rPr>
  </w:style>
  <w:style w:type="paragraph" w:customStyle="1" w:styleId="Text">
    <w:name w:val="Text"/>
    <w:basedOn w:val="a"/>
    <w:qFormat/>
    <w:rsid w:val="0040460F"/>
    <w:pPr>
      <w:spacing w:line="252" w:lineRule="auto"/>
      <w:ind w:firstLine="202"/>
    </w:pPr>
    <w:rPr>
      <w:rFonts w:eastAsia="Batang" w:cstheme="minorBidi"/>
      <w:bCs/>
      <w:kern w:val="0"/>
      <w:sz w:val="20"/>
      <w:szCs w:val="20"/>
      <w:lang w:eastAsia="en-US"/>
    </w:rPr>
  </w:style>
  <w:style w:type="character" w:styleId="af5">
    <w:name w:val="Emphasis"/>
    <w:basedOn w:val="a0"/>
    <w:uiPriority w:val="20"/>
    <w:qFormat/>
    <w:rsid w:val="00146E72"/>
    <w:rPr>
      <w:i/>
      <w:iCs/>
    </w:rPr>
  </w:style>
  <w:style w:type="table" w:customStyle="1" w:styleId="af6">
    <w:name w:val="三线表"/>
    <w:basedOn w:val="5"/>
    <w:uiPriority w:val="99"/>
    <w:qFormat/>
    <w:rsid w:val="007D774C"/>
    <w:pPr>
      <w:spacing w:line="360" w:lineRule="auto"/>
      <w:ind w:firstLineChars="200" w:firstLine="200"/>
      <w:jc w:val="center"/>
    </w:pPr>
    <w:rPr>
      <w:sz w:val="24"/>
    </w:rPr>
    <w:tblPr>
      <w:tblBorders>
        <w:top w:val="single" w:sz="12" w:space="0" w:color="auto"/>
        <w:left w:val="none" w:sz="0" w:space="0" w:color="auto"/>
        <w:bottom w:val="single" w:sz="12" w:space="0" w:color="auto"/>
        <w:right w:val="none" w:sz="0" w:space="0" w:color="auto"/>
        <w:insideH w:val="none" w:sz="0" w:space="0" w:color="auto"/>
      </w:tblBorders>
    </w:tblPr>
    <w:tcPr>
      <w:shd w:val="clear" w:color="auto" w:fill="auto"/>
      <w:vAlign w:val="center"/>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5">
    <w:name w:val="Table List 5"/>
    <w:basedOn w:val="a1"/>
    <w:semiHidden/>
    <w:unhideWhenUsed/>
    <w:rsid w:val="007D774C"/>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21">
    <w:name w:val="无格式表格 21"/>
    <w:basedOn w:val="a1"/>
    <w:uiPriority w:val="42"/>
    <w:qFormat/>
    <w:rsid w:val="00951981"/>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36084">
      <w:bodyDiv w:val="1"/>
      <w:marLeft w:val="0"/>
      <w:marRight w:val="0"/>
      <w:marTop w:val="0"/>
      <w:marBottom w:val="0"/>
      <w:divBdr>
        <w:top w:val="none" w:sz="0" w:space="0" w:color="auto"/>
        <w:left w:val="none" w:sz="0" w:space="0" w:color="auto"/>
        <w:bottom w:val="none" w:sz="0" w:space="0" w:color="auto"/>
        <w:right w:val="none" w:sz="0" w:space="0" w:color="auto"/>
      </w:divBdr>
    </w:div>
    <w:div w:id="256522341">
      <w:bodyDiv w:val="1"/>
      <w:marLeft w:val="0"/>
      <w:marRight w:val="0"/>
      <w:marTop w:val="0"/>
      <w:marBottom w:val="0"/>
      <w:divBdr>
        <w:top w:val="none" w:sz="0" w:space="0" w:color="auto"/>
        <w:left w:val="none" w:sz="0" w:space="0" w:color="auto"/>
        <w:bottom w:val="none" w:sz="0" w:space="0" w:color="auto"/>
        <w:right w:val="none" w:sz="0" w:space="0" w:color="auto"/>
      </w:divBdr>
    </w:div>
    <w:div w:id="493450409">
      <w:bodyDiv w:val="1"/>
      <w:marLeft w:val="0"/>
      <w:marRight w:val="0"/>
      <w:marTop w:val="0"/>
      <w:marBottom w:val="0"/>
      <w:divBdr>
        <w:top w:val="none" w:sz="0" w:space="0" w:color="auto"/>
        <w:left w:val="none" w:sz="0" w:space="0" w:color="auto"/>
        <w:bottom w:val="none" w:sz="0" w:space="0" w:color="auto"/>
        <w:right w:val="none" w:sz="0" w:space="0" w:color="auto"/>
      </w:divBdr>
    </w:div>
    <w:div w:id="517083683">
      <w:bodyDiv w:val="1"/>
      <w:marLeft w:val="0"/>
      <w:marRight w:val="0"/>
      <w:marTop w:val="0"/>
      <w:marBottom w:val="0"/>
      <w:divBdr>
        <w:top w:val="none" w:sz="0" w:space="0" w:color="auto"/>
        <w:left w:val="none" w:sz="0" w:space="0" w:color="auto"/>
        <w:bottom w:val="none" w:sz="0" w:space="0" w:color="auto"/>
        <w:right w:val="none" w:sz="0" w:space="0" w:color="auto"/>
      </w:divBdr>
    </w:div>
    <w:div w:id="818109433">
      <w:bodyDiv w:val="1"/>
      <w:marLeft w:val="0"/>
      <w:marRight w:val="0"/>
      <w:marTop w:val="0"/>
      <w:marBottom w:val="0"/>
      <w:divBdr>
        <w:top w:val="none" w:sz="0" w:space="0" w:color="auto"/>
        <w:left w:val="none" w:sz="0" w:space="0" w:color="auto"/>
        <w:bottom w:val="none" w:sz="0" w:space="0" w:color="auto"/>
        <w:right w:val="none" w:sz="0" w:space="0" w:color="auto"/>
      </w:divBdr>
    </w:div>
    <w:div w:id="948779746">
      <w:bodyDiv w:val="1"/>
      <w:marLeft w:val="0"/>
      <w:marRight w:val="0"/>
      <w:marTop w:val="0"/>
      <w:marBottom w:val="0"/>
      <w:divBdr>
        <w:top w:val="none" w:sz="0" w:space="0" w:color="auto"/>
        <w:left w:val="none" w:sz="0" w:space="0" w:color="auto"/>
        <w:bottom w:val="none" w:sz="0" w:space="0" w:color="auto"/>
        <w:right w:val="none" w:sz="0" w:space="0" w:color="auto"/>
      </w:divBdr>
    </w:div>
    <w:div w:id="1073503569">
      <w:bodyDiv w:val="1"/>
      <w:marLeft w:val="0"/>
      <w:marRight w:val="0"/>
      <w:marTop w:val="0"/>
      <w:marBottom w:val="0"/>
      <w:divBdr>
        <w:top w:val="none" w:sz="0" w:space="0" w:color="auto"/>
        <w:left w:val="none" w:sz="0" w:space="0" w:color="auto"/>
        <w:bottom w:val="none" w:sz="0" w:space="0" w:color="auto"/>
        <w:right w:val="none" w:sz="0" w:space="0" w:color="auto"/>
      </w:divBdr>
    </w:div>
    <w:div w:id="1137337904">
      <w:bodyDiv w:val="1"/>
      <w:marLeft w:val="0"/>
      <w:marRight w:val="0"/>
      <w:marTop w:val="0"/>
      <w:marBottom w:val="0"/>
      <w:divBdr>
        <w:top w:val="none" w:sz="0" w:space="0" w:color="auto"/>
        <w:left w:val="none" w:sz="0" w:space="0" w:color="auto"/>
        <w:bottom w:val="none" w:sz="0" w:space="0" w:color="auto"/>
        <w:right w:val="none" w:sz="0" w:space="0" w:color="auto"/>
      </w:divBdr>
    </w:div>
    <w:div w:id="1206135808">
      <w:bodyDiv w:val="1"/>
      <w:marLeft w:val="0"/>
      <w:marRight w:val="0"/>
      <w:marTop w:val="0"/>
      <w:marBottom w:val="0"/>
      <w:divBdr>
        <w:top w:val="none" w:sz="0" w:space="0" w:color="auto"/>
        <w:left w:val="none" w:sz="0" w:space="0" w:color="auto"/>
        <w:bottom w:val="none" w:sz="0" w:space="0" w:color="auto"/>
        <w:right w:val="none" w:sz="0" w:space="0" w:color="auto"/>
      </w:divBdr>
    </w:div>
    <w:div w:id="1619025728">
      <w:bodyDiv w:val="1"/>
      <w:marLeft w:val="0"/>
      <w:marRight w:val="0"/>
      <w:marTop w:val="0"/>
      <w:marBottom w:val="0"/>
      <w:divBdr>
        <w:top w:val="none" w:sz="0" w:space="0" w:color="auto"/>
        <w:left w:val="none" w:sz="0" w:space="0" w:color="auto"/>
        <w:bottom w:val="none" w:sz="0" w:space="0" w:color="auto"/>
        <w:right w:val="none" w:sz="0" w:space="0" w:color="auto"/>
      </w:divBdr>
      <w:divsChild>
        <w:div w:id="216400765">
          <w:marLeft w:val="0"/>
          <w:marRight w:val="0"/>
          <w:marTop w:val="0"/>
          <w:marBottom w:val="0"/>
          <w:divBdr>
            <w:top w:val="none" w:sz="0" w:space="0" w:color="auto"/>
            <w:left w:val="none" w:sz="0" w:space="0" w:color="auto"/>
            <w:bottom w:val="none" w:sz="0" w:space="0" w:color="auto"/>
            <w:right w:val="none" w:sz="0" w:space="0" w:color="auto"/>
          </w:divBdr>
        </w:div>
      </w:divsChild>
    </w:div>
    <w:div w:id="1853256092">
      <w:bodyDiv w:val="1"/>
      <w:marLeft w:val="0"/>
      <w:marRight w:val="0"/>
      <w:marTop w:val="0"/>
      <w:marBottom w:val="0"/>
      <w:divBdr>
        <w:top w:val="none" w:sz="0" w:space="0" w:color="auto"/>
        <w:left w:val="none" w:sz="0" w:space="0" w:color="auto"/>
        <w:bottom w:val="none" w:sz="0" w:space="0" w:color="auto"/>
        <w:right w:val="none" w:sz="0" w:space="0" w:color="auto"/>
      </w:divBdr>
    </w:div>
    <w:div w:id="1910264952">
      <w:bodyDiv w:val="1"/>
      <w:marLeft w:val="0"/>
      <w:marRight w:val="0"/>
      <w:marTop w:val="0"/>
      <w:marBottom w:val="0"/>
      <w:divBdr>
        <w:top w:val="none" w:sz="0" w:space="0" w:color="auto"/>
        <w:left w:val="none" w:sz="0" w:space="0" w:color="auto"/>
        <w:bottom w:val="none" w:sz="0" w:space="0" w:color="auto"/>
        <w:right w:val="none" w:sz="0" w:space="0" w:color="auto"/>
      </w:divBdr>
    </w:div>
    <w:div w:id="1963462142">
      <w:bodyDiv w:val="1"/>
      <w:marLeft w:val="0"/>
      <w:marRight w:val="0"/>
      <w:marTop w:val="0"/>
      <w:marBottom w:val="0"/>
      <w:divBdr>
        <w:top w:val="none" w:sz="0" w:space="0" w:color="auto"/>
        <w:left w:val="none" w:sz="0" w:space="0" w:color="auto"/>
        <w:bottom w:val="none" w:sz="0" w:space="0" w:color="auto"/>
        <w:right w:val="none" w:sz="0" w:space="0" w:color="auto"/>
      </w:divBdr>
    </w:div>
    <w:div w:id="2074348484">
      <w:bodyDiv w:val="1"/>
      <w:marLeft w:val="0"/>
      <w:marRight w:val="0"/>
      <w:marTop w:val="0"/>
      <w:marBottom w:val="0"/>
      <w:divBdr>
        <w:top w:val="none" w:sz="0" w:space="0" w:color="auto"/>
        <w:left w:val="none" w:sz="0" w:space="0" w:color="auto"/>
        <w:bottom w:val="none" w:sz="0" w:space="0" w:color="auto"/>
        <w:right w:val="none" w:sz="0" w:space="0" w:color="auto"/>
      </w:divBdr>
    </w:div>
    <w:div w:id="2136408845">
      <w:bodyDiv w:val="1"/>
      <w:marLeft w:val="0"/>
      <w:marRight w:val="0"/>
      <w:marTop w:val="0"/>
      <w:marBottom w:val="0"/>
      <w:divBdr>
        <w:top w:val="none" w:sz="0" w:space="0" w:color="auto"/>
        <w:left w:val="none" w:sz="0" w:space="0" w:color="auto"/>
        <w:bottom w:val="none" w:sz="0" w:space="0" w:color="auto"/>
        <w:right w:val="none" w:sz="0" w:space="0" w:color="auto"/>
      </w:divBdr>
    </w:div>
    <w:div w:id="2137795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5E5166-B78B-4487-9B4A-47AEDCBE20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6800</Words>
  <Characters>8173</Characters>
  <Application>Microsoft Office Word</Application>
  <DocSecurity>0</DocSecurity>
  <Lines>68</Lines>
  <Paragraphs>29</Paragraphs>
  <ScaleCrop>false</ScaleCrop>
  <Company>Microsoft</Company>
  <LinksUpToDate>false</LinksUpToDate>
  <CharactersWithSpaces>14944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区块链驱动的边缘计算系统联合优化算法</dc:title>
  <dc:subject/>
  <dc:creator>胥娇</dc:creator>
  <cp:keywords/>
  <cp:lastModifiedBy>昌澄 杨</cp:lastModifiedBy>
  <cp:revision>2</cp:revision>
  <dcterms:created xsi:type="dcterms:W3CDTF">2025-03-19T02:41:00Z</dcterms:created>
  <dcterms:modified xsi:type="dcterms:W3CDTF">2025-03-19T02:41:00Z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E0E7E679B0014D8484B06E4BB56D3C91_13</vt:lpwstr>
  </property>
  <property fmtid="{D5CDD505-2E9C-101B-9397-08002B2CF9AE}" pid="4" name="MTEquationSection">
    <vt:lpwstr>1</vt:lpwstr>
  </property>
  <property fmtid="{D5CDD505-2E9C-101B-9397-08002B2CF9AE}" pid="5" name="MTEquationNumber2">
    <vt:lpwstr>(#E1)</vt:lpwstr>
  </property>
  <property fmtid="{D5CDD505-2E9C-101B-9397-08002B2CF9AE}" pid="6" name="MTCustomEquationNumber">
    <vt:lpwstr>1</vt:lpwstr>
  </property>
  <property fmtid="{D5CDD505-2E9C-101B-9397-08002B2CF9AE}" pid="7" name="MTWinEqns">
    <vt:bool>true</vt:bool>
  </property>
</Properties>
</file>